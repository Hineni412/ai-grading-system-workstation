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1B380">
      <w:pPr>
        <w:spacing w:after="40"/>
        <w:jc w:val="center"/>
      </w:pPr>
      <w:r>
        <w:rPr>
          <w:rFonts w:ascii="Times New Roman" w:hAnsi="Times New Roman" w:eastAsia="宋体"/>
          <w:b/>
          <w:sz w:val="32"/>
        </w:rPr>
        <w:t>初中数学纸笔测验中</w:t>
      </w:r>
      <w:ins w:id="107" w:author="Codex逐句修订" w:date="2026-07-30T13:19:01+00:00">
        <w:r>
          <w:rPr>
            <w:rFonts w:ascii="Times New Roman" w:hAnsi="Times New Roman" w:eastAsia="宋体"/>
            <w:b/>
            <w:sz w:val="32"/>
          </w:rPr>
          <w:t>两种</w:t>
        </w:r>
      </w:ins>
      <w:r>
        <w:rPr>
          <w:rFonts w:ascii="Times New Roman" w:hAnsi="Times New Roman" w:eastAsia="宋体"/>
          <w:b/>
          <w:sz w:val="32"/>
        </w:rPr>
        <w:t xml:space="preserve"> AI 阅卷</w:t>
      </w:r>
      <w:ins w:id="108" w:author="Codex逐句修订" w:date="2026-07-30T13:19:01+00:00">
        <w:r>
          <w:rPr>
            <w:rFonts w:ascii="Times New Roman" w:hAnsi="Times New Roman" w:eastAsia="宋体"/>
            <w:b/>
            <w:sz w:val="32"/>
          </w:rPr>
          <w:t>模式</w:t>
        </w:r>
      </w:ins>
      <w:r>
        <w:rPr>
          <w:rFonts w:ascii="Times New Roman" w:hAnsi="Times New Roman" w:eastAsia="宋体"/>
          <w:b/>
          <w:sz w:val="32"/>
        </w:rPr>
        <w:t>的题型</w:t>
      </w:r>
      <w:del w:id="109" w:author="Codex逐句修订" w:date="2026-07-30T13:19:01+00:00">
        <w:r>
          <w:rPr>
            <w:rFonts w:ascii="Times New Roman" w:hAnsi="Times New Roman" w:eastAsia="宋体"/>
            <w:b/>
            <w:sz w:val="32"/>
          </w:rPr>
          <w:delText>适配</w:delText>
        </w:r>
      </w:del>
      <w:ins w:id="110" w:author="Codex逐句修订" w:date="2026-07-30T13:19:01+00:00">
        <w:r>
          <w:rPr>
            <w:rFonts w:ascii="Times New Roman" w:hAnsi="Times New Roman" w:eastAsia="宋体"/>
            <w:b/>
            <w:sz w:val="32"/>
          </w:rPr>
          <w:t>误差</w:t>
        </w:r>
      </w:ins>
      <w:r>
        <w:rPr>
          <w:rFonts w:ascii="Times New Roman" w:hAnsi="Times New Roman" w:eastAsia="宋体"/>
          <w:b/>
          <w:sz w:val="32"/>
        </w:rPr>
        <w:t>与教师复核</w:t>
      </w:r>
      <w:del w:id="111" w:author="Codex逐句修订" w:date="2026-07-30T13:19:01+00:00">
        <w:r>
          <w:rPr>
            <w:rFonts w:ascii="Times New Roman" w:hAnsi="Times New Roman" w:eastAsia="宋体"/>
            <w:b/>
            <w:sz w:val="32"/>
          </w:rPr>
          <w:delText>机制</w:delText>
        </w:r>
      </w:del>
    </w:p>
    <w:p w14:paraId="3FE22D37">
      <w:pPr>
        <w:spacing w:after="140"/>
        <w:jc w:val="center"/>
      </w:pPr>
      <w:r>
        <w:rPr>
          <w:rFonts w:ascii="Times New Roman" w:hAnsi="Times New Roman" w:eastAsia="宋体"/>
          <w:b w:val="0"/>
          <w:sz w:val="24"/>
        </w:rPr>
        <w:t>——基于</w:t>
      </w:r>
      <w:del w:id="112" w:author="Codex逐句修订" w:date="2026-07-30T13:19:01+00:00">
        <w:r>
          <w:rPr>
            <w:rFonts w:ascii="Times New Roman" w:hAnsi="Times New Roman" w:eastAsia="宋体"/>
            <w:b w:val="0"/>
            <w:sz w:val="24"/>
          </w:rPr>
          <w:delText>两种多模态批改模式</w:delText>
        </w:r>
      </w:del>
      <w:ins w:id="113" w:author="Codex逐句修订" w:date="2026-07-30T13:19:01+00:00">
        <w:r>
          <w:rPr>
            <w:rFonts w:ascii="Times New Roman" w:hAnsi="Times New Roman" w:eastAsia="宋体"/>
            <w:b w:val="0"/>
            <w:sz w:val="24"/>
          </w:rPr>
          <w:t>七年级 78 份配对答卷</w:t>
        </w:r>
      </w:ins>
      <w:r>
        <w:rPr>
          <w:rFonts w:ascii="Times New Roman" w:hAnsi="Times New Roman" w:eastAsia="宋体"/>
          <w:b w:val="0"/>
          <w:sz w:val="24"/>
        </w:rPr>
        <w:t>的</w:t>
      </w:r>
      <w:del w:id="114" w:author="Codex逐句修订" w:date="2026-07-30T13:19:01+00:00">
        <w:r>
          <w:rPr>
            <w:rFonts w:ascii="Times New Roman" w:hAnsi="Times New Roman" w:eastAsia="宋体"/>
            <w:b w:val="0"/>
            <w:sz w:val="24"/>
          </w:rPr>
          <w:delText>探索性</w:delText>
        </w:r>
      </w:del>
      <w:r>
        <w:rPr>
          <w:rFonts w:ascii="Times New Roman" w:hAnsi="Times New Roman" w:eastAsia="宋体"/>
          <w:b w:val="0"/>
          <w:sz w:val="24"/>
        </w:rPr>
        <w:t>案例</w:t>
      </w:r>
      <w:del w:id="115" w:author="Codex逐句修订" w:date="2026-07-30T13:19:01+00:00">
        <w:r>
          <w:rPr>
            <w:rFonts w:ascii="Times New Roman" w:hAnsi="Times New Roman" w:eastAsia="宋体"/>
            <w:b w:val="0"/>
            <w:sz w:val="24"/>
          </w:rPr>
          <w:delText>研究</w:delText>
        </w:r>
      </w:del>
      <w:ins w:id="116" w:author="Codex逐句修订" w:date="2026-07-30T13:19:01+00:00">
        <w:r>
          <w:rPr>
            <w:rFonts w:ascii="Times New Roman" w:hAnsi="Times New Roman" w:eastAsia="宋体"/>
            <w:b w:val="0"/>
            <w:sz w:val="24"/>
          </w:rPr>
          <w:t>比较</w:t>
        </w:r>
      </w:ins>
    </w:p>
    <w:p w14:paraId="08A9BCFB">
      <w:pPr>
        <w:keepLines w:val="0"/>
        <w:spacing w:before="0" w:after="40" w:line="288" w:lineRule="auto"/>
      </w:pPr>
      <w:r>
        <w:rPr>
          <w:rFonts w:ascii="Times New Roman" w:hAnsi="Times New Roman" w:eastAsia="宋体"/>
          <w:b/>
          <w:i w:val="0"/>
          <w:sz w:val="21"/>
        </w:rPr>
        <w:t>摘要：</w:t>
      </w:r>
      <w:del w:id="117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基于真实课堂纸笔测验，考察多模态 AI 阅卷在初中数学不同题型中的适配风险与教师复核需求。</w:delText>
        </w:r>
      </w:del>
      <w:ins w:id="118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本研究</w:t>
        </w:r>
      </w:ins>
      <w:r>
        <w:rPr>
          <w:rFonts w:ascii="Times New Roman" w:hAnsi="Times New Roman" w:eastAsia="宋体"/>
          <w:b/>
          <w:i w:val="0"/>
          <w:sz w:val="21"/>
        </w:rPr>
        <w:t>以</w:t>
      </w:r>
      <w:ins w:id="119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某校</w:t>
        </w:r>
      </w:ins>
      <w:r>
        <w:rPr>
          <w:rFonts w:ascii="Times New Roman" w:hAnsi="Times New Roman" w:eastAsia="宋体"/>
          <w:b/>
          <w:i w:val="0"/>
          <w:sz w:val="21"/>
        </w:rPr>
        <w:t>七年级一次</w:t>
      </w:r>
      <w:ins w:id="120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数学</w:t>
        </w:r>
      </w:ins>
      <w:r>
        <w:rPr>
          <w:rFonts w:ascii="Times New Roman" w:hAnsi="Times New Roman" w:eastAsia="宋体"/>
          <w:b/>
          <w:i w:val="0"/>
          <w:sz w:val="21"/>
        </w:rPr>
        <w:t>阶段测试</w:t>
      </w:r>
      <w:del w:id="121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的 78 份完整配对答卷</w:delText>
        </w:r>
      </w:del>
      <w:r>
        <w:rPr>
          <w:rFonts w:ascii="Times New Roman" w:hAnsi="Times New Roman" w:eastAsia="宋体"/>
          <w:b/>
          <w:i w:val="0"/>
          <w:sz w:val="21"/>
        </w:rPr>
        <w:t>为</w:t>
      </w:r>
      <w:del w:id="122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样本</w:delText>
        </w:r>
      </w:del>
      <w:ins w:id="123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例</w:t>
        </w:r>
      </w:ins>
      <w:r>
        <w:rPr>
          <w:rFonts w:ascii="Times New Roman" w:hAnsi="Times New Roman" w:eastAsia="宋体"/>
          <w:b/>
          <w:i w:val="0"/>
          <w:sz w:val="21"/>
        </w:rPr>
        <w:t>，比较整卷批改与混合分批批改</w:t>
      </w:r>
      <w:ins w:id="124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两种多模态 AI 阅卷方式在不同题型上的评分表现。样本为 78 份具有完整配对结果的纸笔答卷</w:t>
        </w:r>
      </w:ins>
      <w:r>
        <w:rPr>
          <w:rFonts w:ascii="Times New Roman" w:hAnsi="Times New Roman" w:eastAsia="宋体"/>
          <w:b/>
          <w:i w:val="0"/>
          <w:sz w:val="21"/>
        </w:rPr>
        <w:t>，</w:t>
      </w:r>
      <w:del w:id="125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区</w:delText>
        </w:r>
      </w:del>
      <w:r>
        <w:rPr>
          <w:rFonts w:ascii="Times New Roman" w:hAnsi="Times New Roman" w:eastAsia="宋体"/>
          <w:b/>
          <w:i w:val="0"/>
          <w:sz w:val="21"/>
        </w:rPr>
        <w:t>分</w:t>
      </w:r>
      <w:ins w:id="126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别保留</w:t>
        </w:r>
      </w:ins>
      <w:r>
        <w:rPr>
          <w:rFonts w:ascii="Times New Roman" w:hAnsi="Times New Roman" w:eastAsia="宋体"/>
          <w:b/>
          <w:i w:val="0"/>
          <w:sz w:val="21"/>
        </w:rPr>
        <w:t>教师手改分、AI 原始分</w:t>
      </w:r>
      <w:del w:id="127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与</w:delText>
        </w:r>
      </w:del>
      <w:ins w:id="128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和</w:t>
        </w:r>
      </w:ins>
      <w:r>
        <w:rPr>
          <w:rFonts w:ascii="Times New Roman" w:hAnsi="Times New Roman" w:eastAsia="宋体"/>
          <w:b/>
          <w:i w:val="0"/>
          <w:sz w:val="21"/>
        </w:rPr>
        <w:t>流程最终分，</w:t>
      </w:r>
      <w:ins w:id="129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并</w:t>
        </w:r>
      </w:ins>
      <w:r>
        <w:rPr>
          <w:rFonts w:ascii="Times New Roman" w:hAnsi="Times New Roman" w:eastAsia="宋体"/>
          <w:b/>
          <w:i w:val="0"/>
          <w:sz w:val="21"/>
        </w:rPr>
        <w:t>采用 MAE、RMSE、Bias、Pearson 相关、ICC、Wilcoxon 检验、题型标准化误差</w:t>
      </w:r>
      <w:del w:id="130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和</w:delText>
        </w:r>
      </w:del>
      <w:ins w:id="131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及</w:t>
        </w:r>
      </w:ins>
      <w:r>
        <w:rPr>
          <w:rFonts w:ascii="Times New Roman" w:hAnsi="Times New Roman" w:eastAsia="宋体"/>
          <w:b/>
          <w:i w:val="0"/>
          <w:sz w:val="21"/>
        </w:rPr>
        <w:t>复核日志进行分析。</w:t>
      </w:r>
      <w:del w:id="132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结果显示：</w:delText>
        </w:r>
      </w:del>
      <w:r>
        <w:rPr>
          <w:rFonts w:ascii="Times New Roman" w:hAnsi="Times New Roman" w:eastAsia="宋体"/>
          <w:b/>
          <w:i w:val="0"/>
          <w:sz w:val="21"/>
        </w:rPr>
        <w:t>整卷</w:t>
      </w:r>
      <w:ins w:id="133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模式流程</w:t>
        </w:r>
      </w:ins>
      <w:r>
        <w:rPr>
          <w:rFonts w:ascii="Times New Roman" w:hAnsi="Times New Roman" w:eastAsia="宋体"/>
          <w:b/>
          <w:i w:val="0"/>
          <w:sz w:val="21"/>
        </w:rPr>
        <w:t>最终分的 MAE 为 4.49、ICC 为 0.972，</w:t>
      </w:r>
      <w:del w:id="134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但总</w:delText>
        </w:r>
      </w:del>
      <w:ins w:id="135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整</w:t>
        </w:r>
      </w:ins>
      <w:r>
        <w:rPr>
          <w:rFonts w:ascii="Times New Roman" w:hAnsi="Times New Roman" w:eastAsia="宋体"/>
          <w:b/>
          <w:i w:val="0"/>
          <w:sz w:val="21"/>
        </w:rPr>
        <w:t>体显著</w:t>
      </w:r>
      <w:del w:id="136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偏</w:delText>
        </w:r>
      </w:del>
      <w:r>
        <w:rPr>
          <w:rFonts w:ascii="Times New Roman" w:hAnsi="Times New Roman" w:eastAsia="宋体"/>
          <w:b/>
          <w:i w:val="0"/>
          <w:sz w:val="21"/>
        </w:rPr>
        <w:t>高</w:t>
      </w:r>
      <w:ins w:id="137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于教师手改分</w:t>
        </w:r>
      </w:ins>
      <w:r>
        <w:rPr>
          <w:rFonts w:ascii="Times New Roman" w:hAnsi="Times New Roman" w:eastAsia="宋体"/>
          <w:b/>
          <w:i w:val="0"/>
          <w:sz w:val="21"/>
        </w:rPr>
        <w:t>；混合</w:t>
      </w:r>
      <w:ins w:id="138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模式流程</w:t>
        </w:r>
      </w:ins>
      <w:r>
        <w:rPr>
          <w:rFonts w:ascii="Times New Roman" w:hAnsi="Times New Roman" w:eastAsia="宋体"/>
          <w:b/>
          <w:i w:val="0"/>
          <w:sz w:val="21"/>
        </w:rPr>
        <w:t>最终分的 MAE 为 5.85、ICC 为 0.944，</w:t>
      </w:r>
      <w:ins w:id="139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与教师手改</w:t>
        </w:r>
      </w:ins>
      <w:r>
        <w:rPr>
          <w:rFonts w:ascii="Times New Roman" w:hAnsi="Times New Roman" w:eastAsia="宋体"/>
          <w:b/>
          <w:i w:val="0"/>
          <w:sz w:val="21"/>
        </w:rPr>
        <w:t>总分</w:t>
      </w:r>
      <w:ins w:id="140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的</w:t>
        </w:r>
      </w:ins>
      <w:r>
        <w:rPr>
          <w:rFonts w:ascii="Times New Roman" w:hAnsi="Times New Roman" w:eastAsia="宋体"/>
          <w:b/>
          <w:i w:val="0"/>
          <w:sz w:val="21"/>
        </w:rPr>
        <w:t>差异不显著。排除 Q10 作图题后，整卷模式的 Bias 收窄至 +0.32</w:t>
      </w:r>
      <w:del w:id="141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 xml:space="preserve"> 且</w:delText>
        </w:r>
      </w:del>
      <w:ins w:id="142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，</w:t>
        </w:r>
      </w:ins>
      <w:r>
        <w:rPr>
          <w:rFonts w:ascii="Times New Roman" w:hAnsi="Times New Roman" w:eastAsia="宋体"/>
          <w:b/>
          <w:i w:val="0"/>
          <w:sz w:val="21"/>
        </w:rPr>
        <w:t>差异不</w:t>
      </w:r>
      <w:ins w:id="143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再</w:t>
        </w:r>
      </w:ins>
      <w:r>
        <w:rPr>
          <w:rFonts w:ascii="Times New Roman" w:hAnsi="Times New Roman" w:eastAsia="宋体"/>
          <w:b/>
          <w:i w:val="0"/>
          <w:sz w:val="21"/>
        </w:rPr>
        <w:t>显著</w:t>
      </w:r>
      <w:del w:id="144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，而</w:delText>
        </w:r>
      </w:del>
      <w:ins w:id="145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；</w:t>
        </w:r>
      </w:ins>
      <w:r>
        <w:rPr>
          <w:rFonts w:ascii="Times New Roman" w:hAnsi="Times New Roman" w:eastAsia="宋体"/>
          <w:b/>
          <w:i w:val="0"/>
          <w:sz w:val="21"/>
        </w:rPr>
        <w:t>混合模式</w:t>
      </w:r>
      <w:del w:id="146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转为</w:delText>
        </w:r>
      </w:del>
      <w:ins w:id="147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则呈</w:t>
        </w:r>
      </w:ins>
      <w:r>
        <w:rPr>
          <w:rFonts w:ascii="Times New Roman" w:hAnsi="Times New Roman" w:eastAsia="宋体"/>
          <w:b/>
          <w:i w:val="0"/>
          <w:sz w:val="21"/>
        </w:rPr>
        <w:t>显著偏低，说明其总分</w:t>
      </w:r>
      <w:del w:id="148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层面的</w:delText>
        </w:r>
      </w:del>
      <w:ins w:id="149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中存在不同题型</w:t>
        </w:r>
      </w:ins>
      <w:r>
        <w:rPr>
          <w:rFonts w:ascii="Times New Roman" w:hAnsi="Times New Roman" w:eastAsia="宋体"/>
          <w:b/>
          <w:i w:val="0"/>
          <w:sz w:val="21"/>
        </w:rPr>
        <w:t>正负</w:t>
      </w:r>
      <w:del w:id="150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题型</w:delText>
        </w:r>
      </w:del>
      <w:r>
        <w:rPr>
          <w:rFonts w:ascii="Times New Roman" w:hAnsi="Times New Roman" w:eastAsia="宋体"/>
          <w:b/>
          <w:i w:val="0"/>
          <w:sz w:val="21"/>
        </w:rPr>
        <w:t>偏差</w:t>
      </w:r>
      <w:del w:id="151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存在</w:delText>
        </w:r>
      </w:del>
      <w:ins w:id="152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的</w:t>
        </w:r>
      </w:ins>
      <w:r>
        <w:rPr>
          <w:rFonts w:ascii="Times New Roman" w:hAnsi="Times New Roman" w:eastAsia="宋体"/>
          <w:b/>
          <w:i w:val="0"/>
          <w:sz w:val="21"/>
        </w:rPr>
        <w:t>抵消。两种模式在 Q10 上的标准化 MAE 均约为 24%，</w:t>
      </w:r>
      <w:ins w:id="153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系统“需要</w:t>
        </w:r>
      </w:ins>
      <w:r>
        <w:rPr>
          <w:rFonts w:ascii="Times New Roman" w:hAnsi="Times New Roman" w:eastAsia="宋体"/>
          <w:b/>
          <w:i w:val="0"/>
          <w:sz w:val="21"/>
        </w:rPr>
        <w:t>复核</w:t>
      </w:r>
      <w:ins w:id="154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”</w:t>
        </w:r>
      </w:ins>
      <w:r>
        <w:rPr>
          <w:rFonts w:ascii="Times New Roman" w:hAnsi="Times New Roman" w:eastAsia="宋体"/>
          <w:b/>
          <w:i w:val="0"/>
          <w:sz w:val="21"/>
        </w:rPr>
        <w:t>标记</w:t>
      </w:r>
      <w:del w:id="155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也未充</w:delText>
        </w:r>
      </w:del>
      <w:ins w:id="156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的题号</w:t>
        </w:r>
      </w:ins>
      <w:r>
        <w:rPr>
          <w:rFonts w:ascii="Times New Roman" w:hAnsi="Times New Roman" w:eastAsia="宋体"/>
          <w:b/>
          <w:i w:val="0"/>
          <w:sz w:val="21"/>
        </w:rPr>
        <w:t>分</w:t>
      </w:r>
      <w:del w:id="157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覆盖全部高风险</w:delText>
        </w:r>
      </w:del>
      <w:ins w:id="158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布与</w:t>
        </w:r>
      </w:ins>
      <w:r>
        <w:rPr>
          <w:rFonts w:ascii="Times New Roman" w:hAnsi="Times New Roman" w:eastAsia="宋体"/>
          <w:b/>
          <w:i w:val="0"/>
          <w:sz w:val="21"/>
        </w:rPr>
        <w:t>题型</w:t>
      </w:r>
      <w:ins w:id="159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相对误差的分布也不一致</w:t>
        </w:r>
      </w:ins>
      <w:r>
        <w:rPr>
          <w:rFonts w:ascii="Times New Roman" w:hAnsi="Times New Roman" w:eastAsia="宋体"/>
          <w:b/>
          <w:i w:val="0"/>
          <w:sz w:val="21"/>
        </w:rPr>
        <w:t>。</w:t>
      </w:r>
      <w:del w:id="160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研究</w:delText>
        </w:r>
      </w:del>
      <w:ins w:id="161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本次结果</w:t>
        </w:r>
      </w:ins>
      <w:r>
        <w:rPr>
          <w:rFonts w:ascii="Times New Roman" w:hAnsi="Times New Roman" w:eastAsia="宋体"/>
          <w:b/>
          <w:i w:val="0"/>
          <w:sz w:val="21"/>
        </w:rPr>
        <w:t>表明，</w:t>
      </w:r>
      <w:del w:id="162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AI</w:delText>
        </w:r>
      </w:del>
      <w:ins w:id="163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总分差异不显著并不意味着各题型均与教师评分接近。实际安排复核时，除参考系统标记外，还需结合本次题型误差；其中</w:t>
        </w:r>
      </w:ins>
      <w:r>
        <w:rPr>
          <w:rFonts w:ascii="Times New Roman" w:hAnsi="Times New Roman" w:eastAsia="宋体"/>
          <w:b/>
          <w:i w:val="0"/>
          <w:sz w:val="21"/>
        </w:rPr>
        <w:t xml:space="preserve"> </w:t>
      </w:r>
      <w:del w:id="164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阅卷风险集中于空间约束裁决、符号等价判断和推理链解释等任务；</w:delText>
        </w:r>
      </w:del>
      <w:ins w:id="165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Q10 应由</w:t>
        </w:r>
      </w:ins>
      <w:r>
        <w:rPr>
          <w:rFonts w:ascii="Times New Roman" w:hAnsi="Times New Roman" w:eastAsia="宋体"/>
          <w:b/>
          <w:i w:val="0"/>
          <w:sz w:val="21"/>
        </w:rPr>
        <w:t>教师复核</w:t>
      </w:r>
      <w:del w:id="166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宜由单纯依赖模型置信度，转向基于题型证据结构的前置</w:delText>
        </w:r>
      </w:del>
      <w:ins w:id="167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后确定</w:t>
        </w:r>
      </w:ins>
      <w:r>
        <w:rPr>
          <w:rFonts w:ascii="Times New Roman" w:hAnsi="Times New Roman" w:eastAsia="宋体"/>
          <w:b/>
          <w:i w:val="0"/>
          <w:sz w:val="21"/>
        </w:rPr>
        <w:t>分</w:t>
      </w:r>
      <w:del w:id="168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流</w:delText>
        </w:r>
      </w:del>
      <w:ins w:id="169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数</w:t>
        </w:r>
      </w:ins>
      <w:r>
        <w:rPr>
          <w:rFonts w:ascii="Times New Roman" w:hAnsi="Times New Roman" w:eastAsia="宋体"/>
          <w:b/>
          <w:i w:val="0"/>
          <w:sz w:val="21"/>
        </w:rPr>
        <w:t>。</w:t>
      </w:r>
    </w:p>
    <w:p w14:paraId="570EA01E">
      <w:pPr>
        <w:keepLines w:val="0"/>
        <w:spacing w:before="0" w:after="100" w:line="276" w:lineRule="auto"/>
      </w:pPr>
      <w:r>
        <w:rPr>
          <w:rFonts w:ascii="Times New Roman" w:hAnsi="Times New Roman" w:eastAsia="宋体"/>
          <w:b/>
          <w:i w:val="0"/>
          <w:sz w:val="21"/>
        </w:rPr>
        <w:t>关键词：人工智能；初中数学；智能阅卷；题型</w:t>
      </w:r>
      <w:del w:id="170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适配</w:delText>
        </w:r>
      </w:del>
      <w:ins w:id="171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误差</w:t>
        </w:r>
      </w:ins>
      <w:r>
        <w:rPr>
          <w:rFonts w:ascii="Times New Roman" w:hAnsi="Times New Roman" w:eastAsia="宋体"/>
          <w:b/>
          <w:i w:val="0"/>
          <w:sz w:val="21"/>
        </w:rPr>
        <w:t>；</w:t>
      </w:r>
      <w:del w:id="172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delText>人机协同</w:delText>
        </w:r>
      </w:del>
      <w:ins w:id="173" w:author="Codex逐句修订" w:date="2026-07-30T13:19:01+00:00">
        <w:r>
          <w:rPr>
            <w:rFonts w:ascii="Times New Roman" w:hAnsi="Times New Roman" w:eastAsia="宋体"/>
            <w:b/>
            <w:i w:val="0"/>
            <w:sz w:val="21"/>
          </w:rPr>
          <w:t>教师复核</w:t>
        </w:r>
      </w:ins>
    </w:p>
    <w:p w14:paraId="16BC87D2">
      <w:pPr>
        <w:keepLines w:val="0"/>
        <w:spacing w:before="0" w:after="40" w:line="264" w:lineRule="auto"/>
      </w:pPr>
      <w:r>
        <w:rPr>
          <w:rFonts w:ascii="Times New Roman" w:hAnsi="Times New Roman" w:eastAsia="宋体"/>
          <w:b/>
          <w:i w:val="0"/>
          <w:sz w:val="20"/>
        </w:rPr>
        <w:t>Title: Item-</w:t>
      </w:r>
      <w:del w:id="17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t</w:delText>
        </w:r>
      </w:del>
      <w:ins w:id="17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T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ype </w:t>
      </w:r>
      <w:del w:id="17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Adaptati</w:delText>
        </w:r>
      </w:del>
      <w:ins w:id="17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Err</w:t>
        </w:r>
      </w:ins>
      <w:r>
        <w:rPr>
          <w:rFonts w:ascii="Times New Roman" w:hAnsi="Times New Roman" w:eastAsia="宋体"/>
          <w:b/>
          <w:i w:val="0"/>
          <w:sz w:val="20"/>
        </w:rPr>
        <w:t>o</w:t>
      </w:r>
      <w:del w:id="17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n</w:delText>
        </w:r>
      </w:del>
      <w:ins w:id="17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rs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and Teacher Review </w:t>
      </w:r>
      <w:del w:id="18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 xml:space="preserve">Mechanisms </w:delText>
        </w:r>
      </w:del>
      <w:r>
        <w:rPr>
          <w:rFonts w:ascii="Times New Roman" w:hAnsi="Times New Roman" w:eastAsia="宋体"/>
          <w:b/>
          <w:i w:val="0"/>
          <w:sz w:val="20"/>
        </w:rPr>
        <w:t>in</w:t>
      </w:r>
      <w:ins w:id="18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 Two Multimodal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AI-</w:t>
      </w:r>
      <w:del w:id="18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a</w:delText>
        </w:r>
      </w:del>
      <w:ins w:id="18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A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ssisted Grading </w:t>
      </w:r>
      <w:ins w:id="18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M</w:t>
        </w:r>
      </w:ins>
      <w:r>
        <w:rPr>
          <w:rFonts w:ascii="Times New Roman" w:hAnsi="Times New Roman" w:eastAsia="宋体"/>
          <w:b/>
          <w:i w:val="0"/>
          <w:sz w:val="20"/>
        </w:rPr>
        <w:t>o</w:t>
      </w:r>
      <w:ins w:id="18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des </w:t>
        </w:r>
      </w:ins>
      <w:r>
        <w:rPr>
          <w:rFonts w:ascii="Times New Roman" w:hAnsi="Times New Roman" w:eastAsia="宋体"/>
          <w:b/>
          <w:i w:val="0"/>
          <w:sz w:val="20"/>
        </w:rPr>
        <w:t>f</w:t>
      </w:r>
      <w:ins w:id="18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or a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Junior Secondary </w:t>
      </w:r>
      <w:del w:id="18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 xml:space="preserve">Paper-and-pencil </w:delText>
        </w:r>
      </w:del>
      <w:r>
        <w:rPr>
          <w:rFonts w:ascii="Times New Roman" w:hAnsi="Times New Roman" w:eastAsia="宋体"/>
          <w:b/>
          <w:i w:val="0"/>
          <w:sz w:val="20"/>
        </w:rPr>
        <w:t>Mathematics</w:t>
      </w:r>
      <w:ins w:id="18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 Paper-and-Pencil Test</w:t>
        </w:r>
      </w:ins>
      <w:r>
        <w:rPr>
          <w:rFonts w:ascii="Times New Roman" w:hAnsi="Times New Roman" w:eastAsia="宋体"/>
          <w:b/>
          <w:i w:val="0"/>
          <w:sz w:val="20"/>
        </w:rPr>
        <w:t>: A</w:t>
      </w:r>
      <w:del w:id="18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n Exploratory</w:delText>
        </w:r>
      </w:del>
      <w:r>
        <w:rPr>
          <w:rFonts w:ascii="Times New Roman" w:hAnsi="Times New Roman" w:eastAsia="宋体"/>
          <w:b/>
          <w:i w:val="0"/>
          <w:sz w:val="20"/>
        </w:rPr>
        <w:t xml:space="preserve"> C</w:t>
      </w:r>
      <w:ins w:id="19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omp</w:t>
        </w:r>
      </w:ins>
      <w:r>
        <w:rPr>
          <w:rFonts w:ascii="Times New Roman" w:hAnsi="Times New Roman" w:eastAsia="宋体"/>
          <w:b/>
          <w:i w:val="0"/>
          <w:sz w:val="20"/>
        </w:rPr>
        <w:t>a</w:t>
      </w:r>
      <w:ins w:id="19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ri</w:t>
        </w:r>
      </w:ins>
      <w:r>
        <w:rPr>
          <w:rFonts w:ascii="Times New Roman" w:hAnsi="Times New Roman" w:eastAsia="宋体"/>
          <w:b/>
          <w:i w:val="0"/>
          <w:sz w:val="20"/>
        </w:rPr>
        <w:t>s</w:t>
      </w:r>
      <w:del w:id="19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e Study</w:delText>
        </w:r>
      </w:del>
      <w:ins w:id="19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on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of </w:t>
      </w:r>
      <w:del w:id="19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Two</w:delText>
        </w:r>
      </w:del>
      <w:ins w:id="19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78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M</w:t>
      </w:r>
      <w:del w:id="19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ul</w:delText>
        </w:r>
      </w:del>
      <w:ins w:id="19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a</w:t>
        </w:r>
      </w:ins>
      <w:r>
        <w:rPr>
          <w:rFonts w:ascii="Times New Roman" w:hAnsi="Times New Roman" w:eastAsia="宋体"/>
          <w:b/>
          <w:i w:val="0"/>
          <w:sz w:val="20"/>
        </w:rPr>
        <w:t>t</w:t>
      </w:r>
      <w:ins w:id="19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ched Answer Scr</w:t>
        </w:r>
      </w:ins>
      <w:r>
        <w:rPr>
          <w:rFonts w:ascii="Times New Roman" w:hAnsi="Times New Roman" w:eastAsia="宋体"/>
          <w:b/>
          <w:i w:val="0"/>
          <w:sz w:val="20"/>
        </w:rPr>
        <w:t>i</w:t>
      </w:r>
      <w:del w:id="19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modal Grading Mode</w:delText>
        </w:r>
      </w:del>
      <w:ins w:id="20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pt</w:t>
        </w:r>
      </w:ins>
      <w:r>
        <w:rPr>
          <w:rFonts w:ascii="Times New Roman" w:hAnsi="Times New Roman" w:eastAsia="宋体"/>
          <w:b/>
          <w:i w:val="0"/>
          <w:sz w:val="20"/>
        </w:rPr>
        <w:t>s</w:t>
      </w:r>
    </w:p>
    <w:p w14:paraId="4A0557C8">
      <w:pPr>
        <w:keepLines w:val="0"/>
        <w:spacing w:before="0" w:after="40" w:line="264" w:lineRule="auto"/>
      </w:pPr>
      <w:r>
        <w:rPr>
          <w:rFonts w:ascii="Times New Roman" w:hAnsi="Times New Roman" w:eastAsia="宋体"/>
          <w:b/>
          <w:i w:val="0"/>
          <w:sz w:val="20"/>
        </w:rPr>
        <w:t xml:space="preserve">Abstract: This exploratory case study </w:t>
      </w:r>
      <w:ins w:id="20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compar</w:t>
        </w:r>
      </w:ins>
      <w:r>
        <w:rPr>
          <w:rFonts w:ascii="Times New Roman" w:hAnsi="Times New Roman" w:eastAsia="宋体"/>
          <w:b/>
          <w:i w:val="0"/>
          <w:sz w:val="20"/>
        </w:rPr>
        <w:t>e</w:t>
      </w:r>
      <w:del w:id="20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x</w:delText>
        </w:r>
      </w:del>
      <w:ins w:id="20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d full-p</w:t>
        </w:r>
      </w:ins>
      <w:r>
        <w:rPr>
          <w:rFonts w:ascii="Times New Roman" w:hAnsi="Times New Roman" w:eastAsia="宋体"/>
          <w:b/>
          <w:i w:val="0"/>
          <w:sz w:val="20"/>
        </w:rPr>
        <w:t>a</w:t>
      </w:r>
      <w:del w:id="20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m</w:delText>
        </w:r>
      </w:del>
      <w:ins w:id="20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per and hybr</w:t>
        </w:r>
      </w:ins>
      <w:r>
        <w:rPr>
          <w:rFonts w:ascii="Times New Roman" w:hAnsi="Times New Roman" w:eastAsia="宋体"/>
          <w:b/>
          <w:i w:val="0"/>
          <w:sz w:val="20"/>
        </w:rPr>
        <w:t>i</w:t>
      </w:r>
      <w:del w:id="20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ne</w:delText>
        </w:r>
      </w:del>
      <w:r>
        <w:rPr>
          <w:rFonts w:ascii="Times New Roman" w:hAnsi="Times New Roman" w:eastAsia="宋体"/>
          <w:b/>
          <w:i w:val="0"/>
          <w:sz w:val="20"/>
        </w:rPr>
        <w:t>d item-</w:t>
      </w:r>
      <w:del w:id="20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type adapt</w:delText>
        </w:r>
      </w:del>
      <w:ins w:id="20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b</w:t>
        </w:r>
      </w:ins>
      <w:r>
        <w:rPr>
          <w:rFonts w:ascii="Times New Roman" w:hAnsi="Times New Roman" w:eastAsia="宋体"/>
          <w:b/>
          <w:i w:val="0"/>
          <w:sz w:val="20"/>
        </w:rPr>
        <w:t>at</w:t>
      </w:r>
      <w:del w:id="20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ion and tea</w:delText>
        </w:r>
      </w:del>
      <w:r>
        <w:rPr>
          <w:rFonts w:ascii="Times New Roman" w:hAnsi="Times New Roman" w:eastAsia="宋体"/>
          <w:b/>
          <w:i w:val="0"/>
          <w:sz w:val="20"/>
        </w:rPr>
        <w:t>che</w:t>
      </w:r>
      <w:del w:id="21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r review in</w:delText>
        </w:r>
      </w:del>
      <w:ins w:id="21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d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multimodal AI</w:t>
      </w:r>
      <w:del w:id="21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-assisted</w:delText>
        </w:r>
      </w:del>
      <w:r>
        <w:rPr>
          <w:rFonts w:ascii="Times New Roman" w:hAnsi="Times New Roman" w:eastAsia="宋体"/>
          <w:b/>
          <w:i w:val="0"/>
          <w:sz w:val="20"/>
        </w:rPr>
        <w:t xml:space="preserve"> grading </w:t>
      </w:r>
      <w:ins w:id="21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in </w:t>
        </w:r>
      </w:ins>
      <w:r>
        <w:rPr>
          <w:rFonts w:ascii="Times New Roman" w:hAnsi="Times New Roman" w:eastAsia="宋体"/>
          <w:b/>
          <w:i w:val="0"/>
          <w:sz w:val="20"/>
        </w:rPr>
        <w:t>o</w:t>
      </w:r>
      <w:del w:id="21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f</w:delText>
        </w:r>
      </w:del>
      <w:ins w:id="21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ne Grade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7</w:t>
      </w:r>
      <w:del w:id="21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8</w:delText>
        </w:r>
      </w:del>
      <w:r>
        <w:rPr>
          <w:rFonts w:ascii="Times New Roman" w:hAnsi="Times New Roman" w:eastAsia="宋体"/>
          <w:b/>
          <w:i w:val="0"/>
          <w:sz w:val="20"/>
        </w:rPr>
        <w:t xml:space="preserve"> mat</w:t>
      </w:r>
      <w:ins w:id="21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hemati</w:t>
        </w:r>
      </w:ins>
      <w:r>
        <w:rPr>
          <w:rFonts w:ascii="Times New Roman" w:hAnsi="Times New Roman" w:eastAsia="宋体"/>
          <w:b/>
          <w:i w:val="0"/>
          <w:sz w:val="20"/>
        </w:rPr>
        <w:t>c</w:t>
      </w:r>
      <w:ins w:id="21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s test. T</w:t>
        </w:r>
      </w:ins>
      <w:r>
        <w:rPr>
          <w:rFonts w:ascii="Times New Roman" w:hAnsi="Times New Roman" w:eastAsia="宋体"/>
          <w:b/>
          <w:i w:val="0"/>
          <w:sz w:val="20"/>
        </w:rPr>
        <w:t>h</w:t>
      </w:r>
      <w:ins w:id="21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e sample compris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ed </w:t>
      </w:r>
      <w:del w:id="22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junior-secondary</w:delText>
        </w:r>
      </w:del>
      <w:ins w:id="22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78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paper-and-pencil </w:t>
      </w:r>
      <w:del w:id="22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m</w:delText>
        </w:r>
      </w:del>
      <w:r>
        <w:rPr>
          <w:rFonts w:ascii="Times New Roman" w:hAnsi="Times New Roman" w:eastAsia="宋体"/>
          <w:b/>
          <w:i w:val="0"/>
          <w:sz w:val="20"/>
        </w:rPr>
        <w:t>a</w:t>
      </w:r>
      <w:del w:id="22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thematic</w:delText>
        </w:r>
      </w:del>
      <w:ins w:id="22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n</w:t>
        </w:r>
      </w:ins>
      <w:r>
        <w:rPr>
          <w:rFonts w:ascii="Times New Roman" w:hAnsi="Times New Roman" w:eastAsia="宋体"/>
          <w:b/>
          <w:i w:val="0"/>
          <w:sz w:val="20"/>
        </w:rPr>
        <w:t>s</w:t>
      </w:r>
      <w:del w:id="22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 xml:space="preserve"> tests. Full-pap</w:delText>
        </w:r>
      </w:del>
      <w:ins w:id="22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w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er </w:t>
      </w:r>
      <w:del w:id="22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and</w:delText>
        </w:r>
      </w:del>
      <w:ins w:id="22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scripts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</w:t>
      </w:r>
      <w:ins w:id="22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w</w:t>
        </w:r>
      </w:ins>
      <w:r>
        <w:rPr>
          <w:rFonts w:ascii="Times New Roman" w:hAnsi="Times New Roman" w:eastAsia="宋体"/>
          <w:b/>
          <w:i w:val="0"/>
          <w:sz w:val="20"/>
        </w:rPr>
        <w:t>it</w:t>
      </w:r>
      <w:ins w:id="23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h compl</w:t>
        </w:r>
      </w:ins>
      <w:r>
        <w:rPr>
          <w:rFonts w:ascii="Times New Roman" w:hAnsi="Times New Roman" w:eastAsia="宋体"/>
          <w:b/>
          <w:i w:val="0"/>
          <w:sz w:val="20"/>
        </w:rPr>
        <w:t>e</w:t>
      </w:r>
      <w:ins w:id="23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te </w:t>
        </w:r>
      </w:ins>
      <w:r>
        <w:rPr>
          <w:rFonts w:ascii="Times New Roman" w:hAnsi="Times New Roman" w:eastAsia="宋体"/>
          <w:b/>
          <w:i w:val="0"/>
          <w:sz w:val="20"/>
        </w:rPr>
        <w:t>m</w:t>
      </w:r>
      <w:del w:id="23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-b</w:delText>
        </w:r>
      </w:del>
      <w:r>
        <w:rPr>
          <w:rFonts w:ascii="Times New Roman" w:hAnsi="Times New Roman" w:eastAsia="宋体"/>
          <w:b/>
          <w:i w:val="0"/>
          <w:sz w:val="20"/>
        </w:rPr>
        <w:t xml:space="preserve">atched </w:t>
      </w:r>
      <w:del w:id="23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mod</w:delText>
        </w:r>
      </w:del>
      <w:ins w:id="23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r</w:t>
        </w:r>
      </w:ins>
      <w:r>
        <w:rPr>
          <w:rFonts w:ascii="Times New Roman" w:hAnsi="Times New Roman" w:eastAsia="宋体"/>
          <w:b/>
          <w:i w:val="0"/>
          <w:sz w:val="20"/>
        </w:rPr>
        <w:t>es</w:t>
      </w:r>
      <w:ins w:id="23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ults.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</w:t>
      </w:r>
      <w:del w:id="23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were compared using t</w:delText>
        </w:r>
      </w:del>
      <w:ins w:id="23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T</w:t>
        </w:r>
      </w:ins>
      <w:r>
        <w:rPr>
          <w:rFonts w:ascii="Times New Roman" w:hAnsi="Times New Roman" w:eastAsia="宋体"/>
          <w:b/>
          <w:i w:val="0"/>
          <w:sz w:val="20"/>
        </w:rPr>
        <w:t>eacher</w:t>
      </w:r>
      <w:ins w:id="23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-marked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scores, AI raw scores</w:t>
      </w:r>
      <w:ins w:id="23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,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and workflow-final scores</w:t>
      </w:r>
      <w:del w:id="24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.</w:delText>
        </w:r>
      </w:del>
      <w:ins w:id="24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 were retained separately and analyzed using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MAE, RMSE, bias, Pearson correlation, ICC, Wilcoxon tests, standardized item-type errors</w:t>
      </w:r>
      <w:ins w:id="24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,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and review logs</w:t>
      </w:r>
      <w:del w:id="24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 xml:space="preserve"> were analyzed</w:delText>
        </w:r>
      </w:del>
      <w:r>
        <w:rPr>
          <w:rFonts w:ascii="Times New Roman" w:hAnsi="Times New Roman" w:eastAsia="宋体"/>
          <w:b/>
          <w:i w:val="0"/>
          <w:sz w:val="20"/>
        </w:rPr>
        <w:t xml:space="preserve">. The full-paper </w:t>
      </w:r>
      <w:ins w:id="24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workflow-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final scores </w:t>
      </w:r>
      <w:del w:id="24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yiel</w:delText>
        </w:r>
      </w:del>
      <w:ins w:id="24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ha</w:t>
        </w:r>
      </w:ins>
      <w:r>
        <w:rPr>
          <w:rFonts w:ascii="Times New Roman" w:hAnsi="Times New Roman" w:eastAsia="宋体"/>
          <w:b/>
          <w:i w:val="0"/>
          <w:sz w:val="20"/>
        </w:rPr>
        <w:t>d</w:t>
      </w:r>
      <w:del w:id="24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ed</w:delText>
        </w:r>
      </w:del>
      <w:ins w:id="24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 an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MAE</w:t>
      </w:r>
      <w:del w:id="24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=</w:delText>
        </w:r>
      </w:del>
      <w:ins w:id="25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 of 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4.49 and </w:t>
      </w:r>
      <w:ins w:id="25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an </w:t>
        </w:r>
      </w:ins>
      <w:r>
        <w:rPr>
          <w:rFonts w:ascii="Times New Roman" w:hAnsi="Times New Roman" w:eastAsia="宋体"/>
          <w:b/>
          <w:i w:val="0"/>
          <w:sz w:val="20"/>
        </w:rPr>
        <w:t>ICC</w:t>
      </w:r>
      <w:del w:id="25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=</w:delText>
        </w:r>
      </w:del>
      <w:ins w:id="25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 of 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0.972 </w:t>
      </w:r>
      <w:del w:id="25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but</w:delText>
        </w:r>
      </w:del>
      <w:ins w:id="25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and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</w:t>
      </w:r>
      <w:ins w:id="25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we</w:t>
        </w:r>
      </w:ins>
      <w:r>
        <w:rPr>
          <w:rFonts w:ascii="Times New Roman" w:hAnsi="Times New Roman" w:eastAsia="宋体"/>
          <w:b/>
          <w:i w:val="0"/>
          <w:sz w:val="20"/>
        </w:rPr>
        <w:t>re</w:t>
      </w:r>
      <w:del w:id="25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mained</w:delText>
        </w:r>
      </w:del>
      <w:r>
        <w:rPr>
          <w:rFonts w:ascii="Times New Roman" w:hAnsi="Times New Roman" w:eastAsia="宋体"/>
          <w:b/>
          <w:i w:val="0"/>
          <w:sz w:val="20"/>
        </w:rPr>
        <w:t xml:space="preserve"> significantly high</w:t>
      </w:r>
      <w:del w:id="25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,</w:delText>
        </w:r>
      </w:del>
      <w:ins w:id="25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er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</w:t>
      </w:r>
      <w:del w:id="26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w</w:delText>
        </w:r>
      </w:del>
      <w:ins w:id="26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overall than the teac</w:t>
        </w:r>
      </w:ins>
      <w:r>
        <w:rPr>
          <w:rFonts w:ascii="Times New Roman" w:hAnsi="Times New Roman" w:eastAsia="宋体"/>
          <w:b/>
          <w:i w:val="0"/>
          <w:sz w:val="20"/>
        </w:rPr>
        <w:t>her</w:t>
      </w:r>
      <w:ins w:id="26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-mark</w:t>
        </w:r>
      </w:ins>
      <w:r>
        <w:rPr>
          <w:rFonts w:ascii="Times New Roman" w:hAnsi="Times New Roman" w:eastAsia="宋体"/>
          <w:b/>
          <w:i w:val="0"/>
          <w:sz w:val="20"/>
        </w:rPr>
        <w:t>e</w:t>
      </w:r>
      <w:del w:id="26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a</w:delText>
        </w:r>
      </w:del>
      <w:ins w:id="26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d </w:t>
        </w:r>
      </w:ins>
      <w:r>
        <w:rPr>
          <w:rFonts w:ascii="Times New Roman" w:hAnsi="Times New Roman" w:eastAsia="宋体"/>
          <w:b/>
          <w:i w:val="0"/>
          <w:sz w:val="20"/>
        </w:rPr>
        <w:t>s</w:t>
      </w:r>
      <w:ins w:id="26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cores.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</w:t>
      </w:r>
      <w:del w:id="26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t</w:delText>
        </w:r>
      </w:del>
      <w:ins w:id="26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T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he hybrid </w:t>
      </w:r>
      <w:ins w:id="26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workflow-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final scores </w:t>
      </w:r>
      <w:del w:id="26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yiel</w:delText>
        </w:r>
      </w:del>
      <w:ins w:id="27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ha</w:t>
        </w:r>
      </w:ins>
      <w:r>
        <w:rPr>
          <w:rFonts w:ascii="Times New Roman" w:hAnsi="Times New Roman" w:eastAsia="宋体"/>
          <w:b/>
          <w:i w:val="0"/>
          <w:sz w:val="20"/>
        </w:rPr>
        <w:t>d</w:t>
      </w:r>
      <w:del w:id="27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ed</w:delText>
        </w:r>
      </w:del>
      <w:ins w:id="27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 an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MAE</w:t>
      </w:r>
      <w:del w:id="27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=</w:delText>
        </w:r>
      </w:del>
      <w:ins w:id="27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 of 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5.85 and </w:t>
      </w:r>
      <w:ins w:id="27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an </w:t>
        </w:r>
      </w:ins>
      <w:r>
        <w:rPr>
          <w:rFonts w:ascii="Times New Roman" w:hAnsi="Times New Roman" w:eastAsia="宋体"/>
          <w:b/>
          <w:i w:val="0"/>
          <w:sz w:val="20"/>
        </w:rPr>
        <w:t>ICC</w:t>
      </w:r>
      <w:del w:id="27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=</w:delText>
        </w:r>
      </w:del>
      <w:ins w:id="27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 of </w:t>
        </w:r>
      </w:ins>
      <w:r>
        <w:rPr>
          <w:rFonts w:ascii="Times New Roman" w:hAnsi="Times New Roman" w:eastAsia="宋体"/>
          <w:b/>
          <w:i w:val="0"/>
          <w:sz w:val="20"/>
        </w:rPr>
        <w:t>0.944</w:t>
      </w:r>
      <w:ins w:id="27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,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with</w:t>
      </w:r>
      <w:ins w:id="27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 n</w:t>
        </w:r>
      </w:ins>
      <w:r>
        <w:rPr>
          <w:rFonts w:ascii="Times New Roman" w:hAnsi="Times New Roman" w:eastAsia="宋体"/>
          <w:b/>
          <w:i w:val="0"/>
          <w:sz w:val="20"/>
        </w:rPr>
        <w:t>o</w:t>
      </w:r>
      <w:del w:id="28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ut a</w:delText>
        </w:r>
      </w:del>
      <w:r>
        <w:rPr>
          <w:rFonts w:ascii="Times New Roman" w:hAnsi="Times New Roman" w:eastAsia="宋体"/>
          <w:b/>
          <w:i w:val="0"/>
          <w:sz w:val="20"/>
        </w:rPr>
        <w:t xml:space="preserve"> significant </w:t>
      </w:r>
      <w:del w:id="28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 xml:space="preserve">total-score </w:delText>
        </w:r>
      </w:del>
      <w:r>
        <w:rPr>
          <w:rFonts w:ascii="Times New Roman" w:hAnsi="Times New Roman" w:eastAsia="宋体"/>
          <w:b/>
          <w:i w:val="0"/>
          <w:sz w:val="20"/>
        </w:rPr>
        <w:t>difference</w:t>
      </w:r>
      <w:ins w:id="28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 in total score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. After </w:t>
      </w:r>
      <w:del w:id="28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 xml:space="preserve">removing </w:delText>
        </w:r>
      </w:del>
      <w:r>
        <w:rPr>
          <w:rFonts w:ascii="Times New Roman" w:hAnsi="Times New Roman" w:eastAsia="宋体"/>
          <w:b/>
          <w:i w:val="0"/>
          <w:sz w:val="20"/>
        </w:rPr>
        <w:t>the</w:t>
      </w:r>
      <w:ins w:id="28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 Q10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geometric construction item </w:t>
      </w:r>
      <w:del w:id="28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Q10</w:delText>
        </w:r>
      </w:del>
      <w:ins w:id="28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was excluded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, the full-paper bias narrowed to +0.32 and </w:t>
      </w:r>
      <w:del w:id="28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bec</w:delText>
        </w:r>
      </w:del>
      <w:ins w:id="28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w</w:t>
        </w:r>
      </w:ins>
      <w:r>
        <w:rPr>
          <w:rFonts w:ascii="Times New Roman" w:hAnsi="Times New Roman" w:eastAsia="宋体"/>
          <w:b/>
          <w:i w:val="0"/>
          <w:sz w:val="20"/>
        </w:rPr>
        <w:t>a</w:t>
      </w:r>
      <w:del w:id="28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me</w:delText>
        </w:r>
      </w:del>
      <w:ins w:id="29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s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no</w:t>
      </w:r>
      <w:ins w:id="29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 lo</w:t>
        </w:r>
      </w:ins>
      <w:r>
        <w:rPr>
          <w:rFonts w:ascii="Times New Roman" w:hAnsi="Times New Roman" w:eastAsia="宋体"/>
          <w:b/>
          <w:i w:val="0"/>
          <w:sz w:val="20"/>
        </w:rPr>
        <w:t>n</w:t>
      </w:r>
      <w:ins w:id="29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ger </w:t>
        </w:r>
      </w:ins>
      <w:r>
        <w:rPr>
          <w:rFonts w:ascii="Times New Roman" w:hAnsi="Times New Roman" w:eastAsia="宋体"/>
          <w:b/>
          <w:i w:val="0"/>
          <w:sz w:val="20"/>
        </w:rPr>
        <w:t>significant, wh</w:t>
      </w:r>
      <w:del w:id="29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il</w:delText>
        </w:r>
      </w:del>
      <w:r>
        <w:rPr>
          <w:rFonts w:ascii="Times New Roman" w:hAnsi="Times New Roman" w:eastAsia="宋体"/>
          <w:b/>
          <w:i w:val="0"/>
          <w:sz w:val="20"/>
        </w:rPr>
        <w:t>e</w:t>
      </w:r>
      <w:ins w:id="29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reas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the hybrid </w:t>
      </w:r>
      <w:del w:id="29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m</w:delText>
        </w:r>
      </w:del>
      <w:ins w:id="29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sc</w:t>
        </w:r>
      </w:ins>
      <w:r>
        <w:rPr>
          <w:rFonts w:ascii="Times New Roman" w:hAnsi="Times New Roman" w:eastAsia="宋体"/>
          <w:b/>
          <w:i w:val="0"/>
          <w:sz w:val="20"/>
        </w:rPr>
        <w:t>o</w:t>
      </w:r>
      <w:del w:id="29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d</w:delText>
        </w:r>
      </w:del>
      <w:ins w:id="29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r</w:t>
        </w:r>
      </w:ins>
      <w:r>
        <w:rPr>
          <w:rFonts w:ascii="Times New Roman" w:hAnsi="Times New Roman" w:eastAsia="宋体"/>
          <w:b/>
          <w:i w:val="0"/>
          <w:sz w:val="20"/>
        </w:rPr>
        <w:t>e</w:t>
      </w:r>
      <w:ins w:id="29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s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became significantly low</w:t>
      </w:r>
      <w:del w:id="30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,</w:delText>
        </w:r>
      </w:del>
      <w:ins w:id="30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er. This change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indicat</w:t>
      </w:r>
      <w:del w:id="30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ing</w:delText>
        </w:r>
      </w:del>
      <w:ins w:id="30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es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</w:t>
      </w:r>
      <w:del w:id="30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cancell</w:delText>
        </w:r>
      </w:del>
      <w:ins w:id="30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th</w:t>
        </w:r>
      </w:ins>
      <w:r>
        <w:rPr>
          <w:rFonts w:ascii="Times New Roman" w:hAnsi="Times New Roman" w:eastAsia="宋体"/>
          <w:b/>
          <w:i w:val="0"/>
          <w:sz w:val="20"/>
        </w:rPr>
        <w:t>at</w:t>
      </w:r>
      <w:del w:id="30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ion among item-type-specific</w:delText>
        </w:r>
      </w:del>
      <w:r>
        <w:rPr>
          <w:rFonts w:ascii="Times New Roman" w:hAnsi="Times New Roman" w:eastAsia="宋体"/>
          <w:b/>
          <w:i w:val="0"/>
          <w:sz w:val="20"/>
        </w:rPr>
        <w:t xml:space="preserve"> positive and negative </w:t>
      </w:r>
      <w:ins w:id="30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item-type </w:t>
        </w:r>
      </w:ins>
      <w:r>
        <w:rPr>
          <w:rFonts w:ascii="Times New Roman" w:hAnsi="Times New Roman" w:eastAsia="宋体"/>
          <w:b/>
          <w:i w:val="0"/>
          <w:sz w:val="20"/>
        </w:rPr>
        <w:t>bias</w:t>
      </w:r>
      <w:ins w:id="30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es offset one another in the hybrid total scor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es. Both modes </w:t>
      </w:r>
      <w:del w:id="30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s</w:delText>
        </w:r>
      </w:del>
      <w:r>
        <w:rPr>
          <w:rFonts w:ascii="Times New Roman" w:hAnsi="Times New Roman" w:eastAsia="宋体"/>
          <w:b/>
          <w:i w:val="0"/>
          <w:sz w:val="20"/>
        </w:rPr>
        <w:t>h</w:t>
      </w:r>
      <w:del w:id="31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owe</w:delText>
        </w:r>
      </w:del>
      <w:ins w:id="31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a</w:t>
        </w:r>
      </w:ins>
      <w:r>
        <w:rPr>
          <w:rFonts w:ascii="Times New Roman" w:hAnsi="Times New Roman" w:eastAsia="宋体"/>
          <w:b/>
          <w:i w:val="0"/>
          <w:sz w:val="20"/>
        </w:rPr>
        <w:t>d</w:t>
      </w:r>
      <w:ins w:id="31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 a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standardized MAE of a</w:t>
      </w:r>
      <w:del w:id="31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b</w:delText>
        </w:r>
      </w:del>
      <w:ins w:id="31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ppr</w:t>
        </w:r>
      </w:ins>
      <w:r>
        <w:rPr>
          <w:rFonts w:ascii="Times New Roman" w:hAnsi="Times New Roman" w:eastAsia="宋体"/>
          <w:b/>
          <w:i w:val="0"/>
          <w:sz w:val="20"/>
        </w:rPr>
        <w:t>o</w:t>
      </w:r>
      <w:del w:id="31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u</w:delText>
        </w:r>
      </w:del>
      <w:ins w:id="31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xima</w:t>
        </w:r>
      </w:ins>
      <w:r>
        <w:rPr>
          <w:rFonts w:ascii="Times New Roman" w:hAnsi="Times New Roman" w:eastAsia="宋体"/>
          <w:b/>
          <w:i w:val="0"/>
          <w:sz w:val="20"/>
        </w:rPr>
        <w:t>t</w:t>
      </w:r>
      <w:ins w:id="31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ely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24% on Q10. </w:t>
      </w:r>
      <w:del w:id="31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AI</w:delText>
        </w:r>
      </w:del>
      <w:ins w:id="31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The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</w:t>
      </w:r>
      <w:ins w:id="32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item distribution of the system’s review-required fla</w:t>
        </w:r>
      </w:ins>
      <w:r>
        <w:rPr>
          <w:rFonts w:ascii="Times New Roman" w:hAnsi="Times New Roman" w:eastAsia="宋体"/>
          <w:b/>
          <w:i w:val="0"/>
          <w:sz w:val="20"/>
        </w:rPr>
        <w:t>g</w:t>
      </w:r>
      <w:ins w:id="32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s also diffe</w:t>
        </w:r>
      </w:ins>
      <w:r>
        <w:rPr>
          <w:rFonts w:ascii="Times New Roman" w:hAnsi="Times New Roman" w:eastAsia="宋体"/>
          <w:b/>
          <w:i w:val="0"/>
          <w:sz w:val="20"/>
        </w:rPr>
        <w:t>r</w:t>
      </w:r>
      <w:ins w:id="32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ed from the distribution of rel</w:t>
        </w:r>
      </w:ins>
      <w:r>
        <w:rPr>
          <w:rFonts w:ascii="Times New Roman" w:hAnsi="Times New Roman" w:eastAsia="宋体"/>
          <w:b/>
          <w:i w:val="0"/>
          <w:sz w:val="20"/>
        </w:rPr>
        <w:t>a</w:t>
      </w:r>
      <w:ins w:id="32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tive error across item types. These fin</w:t>
        </w:r>
      </w:ins>
      <w:r>
        <w:rPr>
          <w:rFonts w:ascii="Times New Roman" w:hAnsi="Times New Roman" w:eastAsia="宋体"/>
          <w:b/>
          <w:i w:val="0"/>
          <w:sz w:val="20"/>
        </w:rPr>
        <w:t>ding</w:t>
      </w:r>
      <w:ins w:id="32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s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</w:t>
      </w:r>
      <w:del w:id="32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ri</w:delText>
        </w:r>
      </w:del>
      <w:r>
        <w:rPr>
          <w:rFonts w:ascii="Times New Roman" w:hAnsi="Times New Roman" w:eastAsia="宋体"/>
          <w:b/>
          <w:i w:val="0"/>
          <w:sz w:val="20"/>
        </w:rPr>
        <w:t>s</w:t>
      </w:r>
      <w:del w:id="32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 xml:space="preserve">k </w:delText>
        </w:r>
      </w:del>
      <w:ins w:id="32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ho</w:t>
        </w:r>
      </w:ins>
      <w:r>
        <w:rPr>
          <w:rFonts w:ascii="Times New Roman" w:hAnsi="Times New Roman" w:eastAsia="宋体"/>
          <w:b/>
          <w:i w:val="0"/>
          <w:sz w:val="20"/>
        </w:rPr>
        <w:t>w</w:t>
      </w:r>
      <w:del w:id="32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as</w:delText>
        </w:r>
      </w:del>
      <w:r>
        <w:rPr>
          <w:rFonts w:ascii="Times New Roman" w:hAnsi="Times New Roman" w:eastAsia="宋体"/>
          <w:b/>
          <w:i w:val="0"/>
          <w:sz w:val="20"/>
        </w:rPr>
        <w:t xml:space="preserve"> th</w:t>
      </w:r>
      <w:ins w:id="32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at a nonsignificant total-score diff</w:t>
        </w:r>
      </w:ins>
      <w:r>
        <w:rPr>
          <w:rFonts w:ascii="Times New Roman" w:hAnsi="Times New Roman" w:eastAsia="宋体"/>
          <w:b/>
          <w:i w:val="0"/>
          <w:sz w:val="20"/>
        </w:rPr>
        <w:t>ere</w:t>
      </w:r>
      <w:del w:id="33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for</w:delText>
        </w:r>
      </w:del>
      <w:ins w:id="33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nc</w:t>
        </w:r>
      </w:ins>
      <w:r>
        <w:rPr>
          <w:rFonts w:ascii="Times New Roman" w:hAnsi="Times New Roman" w:eastAsia="宋体"/>
          <w:b/>
          <w:i w:val="0"/>
          <w:sz w:val="20"/>
        </w:rPr>
        <w:t>e</w:t>
      </w:r>
      <w:ins w:id="33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 can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conce</w:t>
      </w:r>
      <w:del w:id="33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ntr</w:delText>
        </w:r>
      </w:del>
      <w:r>
        <w:rPr>
          <w:rFonts w:ascii="Times New Roman" w:hAnsi="Times New Roman" w:eastAsia="宋体"/>
          <w:b/>
          <w:i w:val="0"/>
          <w:sz w:val="20"/>
        </w:rPr>
        <w:t>a</w:t>
      </w:r>
      <w:ins w:id="33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l i</w:t>
        </w:r>
      </w:ins>
      <w:r>
        <w:rPr>
          <w:rFonts w:ascii="Times New Roman" w:hAnsi="Times New Roman" w:eastAsia="宋体"/>
          <w:b/>
          <w:i w:val="0"/>
          <w:sz w:val="20"/>
        </w:rPr>
        <w:t>te</w:t>
      </w:r>
      <w:del w:id="33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d</w:delText>
        </w:r>
      </w:del>
      <w:ins w:id="33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m-specific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</w:t>
      </w:r>
      <w:ins w:id="33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b</w:t>
        </w:r>
      </w:ins>
      <w:r>
        <w:rPr>
          <w:rFonts w:ascii="Times New Roman" w:hAnsi="Times New Roman" w:eastAsia="宋体"/>
          <w:b/>
          <w:i w:val="0"/>
          <w:sz w:val="20"/>
        </w:rPr>
        <w:t>i</w:t>
      </w:r>
      <w:ins w:id="33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ases. I</w:t>
        </w:r>
      </w:ins>
      <w:r>
        <w:rPr>
          <w:rFonts w:ascii="Times New Roman" w:hAnsi="Times New Roman" w:eastAsia="宋体"/>
          <w:b/>
          <w:i w:val="0"/>
          <w:sz w:val="20"/>
        </w:rPr>
        <w:t>n t</w:t>
      </w:r>
      <w:del w:id="33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a</w:delText>
        </w:r>
      </w:del>
      <w:ins w:id="34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hi</w:t>
        </w:r>
      </w:ins>
      <w:r>
        <w:rPr>
          <w:rFonts w:ascii="Times New Roman" w:hAnsi="Times New Roman" w:eastAsia="宋体"/>
          <w:b/>
          <w:i w:val="0"/>
          <w:sz w:val="20"/>
        </w:rPr>
        <w:t>s</w:t>
      </w:r>
      <w:del w:id="34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k</w:delText>
        </w:r>
      </w:del>
      <w:ins w:id="34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 te</w:t>
        </w:r>
      </w:ins>
      <w:r>
        <w:rPr>
          <w:rFonts w:ascii="Times New Roman" w:hAnsi="Times New Roman" w:eastAsia="宋体"/>
          <w:b/>
          <w:i w:val="0"/>
          <w:sz w:val="20"/>
        </w:rPr>
        <w:t>s</w:t>
      </w:r>
      <w:ins w:id="34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t, Q10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requir</w:t>
      </w:r>
      <w:del w:id="34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ing spatial-constraint adjudication, symbolic-</w:delText>
        </w:r>
      </w:del>
      <w:r>
        <w:rPr>
          <w:rFonts w:ascii="Times New Roman" w:hAnsi="Times New Roman" w:eastAsia="宋体"/>
          <w:b/>
          <w:i w:val="0"/>
          <w:sz w:val="20"/>
        </w:rPr>
        <w:t>e</w:t>
      </w:r>
      <w:del w:id="34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quivalence judgment an</w:delText>
        </w:r>
      </w:del>
      <w:r>
        <w:rPr>
          <w:rFonts w:ascii="Times New Roman" w:hAnsi="Times New Roman" w:eastAsia="宋体"/>
          <w:b/>
          <w:i w:val="0"/>
          <w:sz w:val="20"/>
        </w:rPr>
        <w:t xml:space="preserve">d </w:t>
      </w:r>
      <w:del w:id="34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reasoning-chain in</w:delText>
        </w:r>
      </w:del>
      <w:r>
        <w:rPr>
          <w:rFonts w:ascii="Times New Roman" w:hAnsi="Times New Roman" w:eastAsia="宋体"/>
          <w:b/>
          <w:i w:val="0"/>
          <w:sz w:val="20"/>
        </w:rPr>
        <w:t>t</w:t>
      </w:r>
      <w:del w:id="34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erpretation. T</w:delText>
        </w:r>
      </w:del>
      <w:r>
        <w:rPr>
          <w:rFonts w:ascii="Times New Roman" w:hAnsi="Times New Roman" w:eastAsia="宋体"/>
          <w:b/>
          <w:i w:val="0"/>
          <w:sz w:val="20"/>
        </w:rPr>
        <w:t xml:space="preserve">eacher review </w:t>
      </w:r>
      <w:del w:id="34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 xml:space="preserve">should </w:delText>
        </w:r>
      </w:del>
      <w:r>
        <w:rPr>
          <w:rFonts w:ascii="Times New Roman" w:hAnsi="Times New Roman" w:eastAsia="宋体"/>
          <w:b/>
          <w:i w:val="0"/>
          <w:sz w:val="20"/>
        </w:rPr>
        <w:t>be</w:t>
      </w:r>
      <w:del w:id="34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 xml:space="preserve"> </w:delText>
        </w:r>
      </w:del>
      <w:ins w:id="35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f</w:t>
        </w:r>
      </w:ins>
      <w:r>
        <w:rPr>
          <w:rFonts w:ascii="Times New Roman" w:hAnsi="Times New Roman" w:eastAsia="宋体"/>
          <w:b/>
          <w:i w:val="0"/>
          <w:sz w:val="20"/>
        </w:rPr>
        <w:t>or</w:t>
      </w:r>
      <w:ins w:id="35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e final scorin</w:t>
        </w:r>
      </w:ins>
      <w:r>
        <w:rPr>
          <w:rFonts w:ascii="Times New Roman" w:hAnsi="Times New Roman" w:eastAsia="宋体"/>
          <w:b/>
          <w:i w:val="0"/>
          <w:sz w:val="20"/>
        </w:rPr>
        <w:t>g</w:t>
      </w:r>
      <w:ins w:id="35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, </w:t>
        </w:r>
      </w:ins>
      <w:r>
        <w:rPr>
          <w:rFonts w:ascii="Times New Roman" w:hAnsi="Times New Roman" w:eastAsia="宋体"/>
          <w:b/>
          <w:i w:val="0"/>
          <w:sz w:val="20"/>
        </w:rPr>
        <w:t>an</w:t>
      </w:r>
      <w:del w:id="35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ize</w:delText>
        </w:r>
      </w:del>
      <w:r>
        <w:rPr>
          <w:rFonts w:ascii="Times New Roman" w:hAnsi="Times New Roman" w:eastAsia="宋体"/>
          <w:b/>
          <w:i w:val="0"/>
          <w:sz w:val="20"/>
        </w:rPr>
        <w:t>d</w:t>
      </w:r>
      <w:del w:id="35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 xml:space="preserve"> through item-type evidence structures rather than</w:delText>
        </w:r>
      </w:del>
      <w:r>
        <w:rPr>
          <w:rFonts w:ascii="Times New Roman" w:hAnsi="Times New Roman" w:eastAsia="宋体"/>
          <w:b/>
          <w:i w:val="0"/>
          <w:sz w:val="20"/>
        </w:rPr>
        <w:t xml:space="preserve"> model</w:t>
      </w:r>
      <w:ins w:id="35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-reported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</w:t>
      </w:r>
      <w:del w:id="35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con</w:delText>
        </w:r>
      </w:del>
      <w:r>
        <w:rPr>
          <w:rFonts w:ascii="Times New Roman" w:hAnsi="Times New Roman" w:eastAsia="宋体"/>
          <w:b/>
          <w:i w:val="0"/>
          <w:sz w:val="20"/>
        </w:rPr>
        <w:t>f</w:t>
      </w:r>
      <w:del w:id="35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idence</w:delText>
        </w:r>
      </w:del>
      <w:ins w:id="35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lags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alone</w:t>
      </w:r>
      <w:ins w:id="35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 xml:space="preserve"> were not sufficient to determine review priorities</w:t>
        </w:r>
      </w:ins>
      <w:r>
        <w:rPr>
          <w:rFonts w:ascii="Times New Roman" w:hAnsi="Times New Roman" w:eastAsia="宋体"/>
          <w:b/>
          <w:i w:val="0"/>
          <w:sz w:val="20"/>
        </w:rPr>
        <w:t>.</w:t>
      </w:r>
    </w:p>
    <w:p w14:paraId="0E4AA65D">
      <w:pPr>
        <w:keepLines w:val="0"/>
        <w:spacing w:before="0" w:after="120" w:line="264" w:lineRule="auto"/>
      </w:pPr>
      <w:r>
        <w:rPr>
          <w:rFonts w:ascii="Times New Roman" w:hAnsi="Times New Roman" w:eastAsia="宋体"/>
          <w:b/>
          <w:i w:val="0"/>
          <w:sz w:val="20"/>
        </w:rPr>
        <w:t xml:space="preserve">Keywords: artificial intelligence; junior secondary mathematics; AI-assisted grading; item-type </w:t>
      </w:r>
      <w:del w:id="36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adaptati</w:delText>
        </w:r>
      </w:del>
      <w:ins w:id="36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err</w:t>
        </w:r>
      </w:ins>
      <w:r>
        <w:rPr>
          <w:rFonts w:ascii="Times New Roman" w:hAnsi="Times New Roman" w:eastAsia="宋体"/>
          <w:b/>
          <w:i w:val="0"/>
          <w:sz w:val="20"/>
        </w:rPr>
        <w:t>o</w:t>
      </w:r>
      <w:del w:id="36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n</w:delText>
        </w:r>
      </w:del>
      <w:ins w:id="36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r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; </w:t>
      </w:r>
      <w:del w:id="36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hum</w:delText>
        </w:r>
      </w:del>
      <w:ins w:id="36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te</w:t>
        </w:r>
      </w:ins>
      <w:r>
        <w:rPr>
          <w:rFonts w:ascii="Times New Roman" w:hAnsi="Times New Roman" w:eastAsia="宋体"/>
          <w:b/>
          <w:i w:val="0"/>
          <w:sz w:val="20"/>
        </w:rPr>
        <w:t>a</w:t>
      </w:r>
      <w:del w:id="366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n-in-t</w:delText>
        </w:r>
      </w:del>
      <w:ins w:id="367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c</w:t>
        </w:r>
      </w:ins>
      <w:r>
        <w:rPr>
          <w:rFonts w:ascii="Times New Roman" w:hAnsi="Times New Roman" w:eastAsia="宋体"/>
          <w:b/>
          <w:i w:val="0"/>
          <w:sz w:val="20"/>
        </w:rPr>
        <w:t>he</w:t>
      </w:r>
      <w:del w:id="368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-loop</w:delText>
        </w:r>
      </w:del>
      <w:ins w:id="369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r</w:t>
        </w:r>
      </w:ins>
      <w:r>
        <w:rPr>
          <w:rFonts w:ascii="Times New Roman" w:hAnsi="Times New Roman" w:eastAsia="宋体"/>
          <w:b/>
          <w:i w:val="0"/>
          <w:sz w:val="20"/>
        </w:rPr>
        <w:t xml:space="preserve"> </w:t>
      </w:r>
      <w:del w:id="370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ass</w:delText>
        </w:r>
      </w:del>
      <w:ins w:id="371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r</w:t>
        </w:r>
      </w:ins>
      <w:r>
        <w:rPr>
          <w:rFonts w:ascii="Times New Roman" w:hAnsi="Times New Roman" w:eastAsia="宋体"/>
          <w:b/>
          <w:i w:val="0"/>
          <w:sz w:val="20"/>
        </w:rPr>
        <w:t>e</w:t>
      </w:r>
      <w:del w:id="372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ssm</w:delText>
        </w:r>
      </w:del>
      <w:ins w:id="373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vi</w:t>
        </w:r>
      </w:ins>
      <w:r>
        <w:rPr>
          <w:rFonts w:ascii="Times New Roman" w:hAnsi="Times New Roman" w:eastAsia="宋体"/>
          <w:b/>
          <w:i w:val="0"/>
          <w:sz w:val="20"/>
        </w:rPr>
        <w:t>e</w:t>
      </w:r>
      <w:del w:id="374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delText>nt</w:delText>
        </w:r>
      </w:del>
      <w:ins w:id="375" w:author="Codex逐句修订" w:date="2026-07-30T13:19:01+00:00">
        <w:r>
          <w:rPr>
            <w:rFonts w:ascii="Times New Roman" w:hAnsi="Times New Roman" w:eastAsia="宋体"/>
            <w:b/>
            <w:i w:val="0"/>
            <w:sz w:val="20"/>
          </w:rPr>
          <w:t>w</w:t>
        </w:r>
      </w:ins>
    </w:p>
    <w:p w14:paraId="40A4B908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8"/>
        </w:rPr>
        <w:t>一、问题提出</w:t>
      </w:r>
    </w:p>
    <w:p w14:paraId="0C332F90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《义务教育数学课程标准（2022年版）》</w:t>
      </w:r>
      <w:del w:id="37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强调通过</w:delText>
        </w:r>
      </w:del>
      <w:ins w:id="37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提出，学生应在</w:t>
        </w:r>
      </w:ins>
      <w:r>
        <w:rPr>
          <w:rFonts w:ascii="Times New Roman" w:hAnsi="Times New Roman" w:eastAsia="宋体"/>
          <w:i w:val="0"/>
          <w:sz w:val="21"/>
        </w:rPr>
        <w:t>数与代数、图形与几何、统计与概率等内容</w:t>
      </w:r>
      <w:ins w:id="37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学习中</w:t>
        </w:r>
      </w:ins>
      <w:r>
        <w:rPr>
          <w:rFonts w:ascii="Times New Roman" w:hAnsi="Times New Roman" w:eastAsia="宋体"/>
          <w:i w:val="0"/>
          <w:sz w:val="21"/>
        </w:rPr>
        <w:t>发展</w:t>
      </w:r>
      <w:del w:id="37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学生的</w:delText>
        </w:r>
      </w:del>
      <w:r>
        <w:rPr>
          <w:rFonts w:ascii="Times New Roman" w:hAnsi="Times New Roman" w:eastAsia="宋体"/>
          <w:i w:val="0"/>
          <w:sz w:val="21"/>
        </w:rPr>
        <w:t>抽象能力、推理能力、模型观念和几何直观，并</w:t>
      </w:r>
      <w:del w:id="38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重视</w:delText>
        </w:r>
      </w:del>
      <w:r>
        <w:rPr>
          <w:rFonts w:ascii="Times New Roman" w:hAnsi="Times New Roman" w:eastAsia="宋体"/>
          <w:i w:val="0"/>
          <w:sz w:val="21"/>
        </w:rPr>
        <w:t>学</w:t>
      </w:r>
      <w:del w:id="38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生以</w:delText>
        </w:r>
      </w:del>
      <w:ins w:id="38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会用</w:t>
        </w:r>
      </w:ins>
      <w:r>
        <w:rPr>
          <w:rFonts w:ascii="Times New Roman" w:hAnsi="Times New Roman" w:eastAsia="宋体"/>
          <w:i w:val="0"/>
          <w:sz w:val="21"/>
        </w:rPr>
        <w:t>符号、图形和推理过程表达数学理解[1]。</w:t>
      </w:r>
      <w:del w:id="38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因此，</w:delText>
        </w:r>
      </w:del>
      <w:r>
        <w:rPr>
          <w:rFonts w:ascii="Times New Roman" w:hAnsi="Times New Roman" w:eastAsia="宋体"/>
          <w:i w:val="0"/>
          <w:sz w:val="21"/>
        </w:rPr>
        <w:t>初中数学纸笔</w:t>
      </w:r>
      <w:del w:id="38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测验不仅记录</w:delText>
        </w:r>
      </w:del>
      <w:ins w:id="38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答卷中可供评分的信息因此包括</w:t>
        </w:r>
      </w:ins>
      <w:r>
        <w:rPr>
          <w:rFonts w:ascii="Times New Roman" w:hAnsi="Times New Roman" w:eastAsia="宋体"/>
          <w:i w:val="0"/>
          <w:sz w:val="21"/>
        </w:rPr>
        <w:t>最终答案</w:t>
      </w:r>
      <w:del w:id="38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，还承载了</w:delText>
        </w:r>
      </w:del>
      <w:ins w:id="38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、解题</w:t>
        </w:r>
      </w:ins>
      <w:r>
        <w:rPr>
          <w:rFonts w:ascii="Times New Roman" w:hAnsi="Times New Roman" w:eastAsia="宋体"/>
          <w:i w:val="0"/>
          <w:sz w:val="21"/>
        </w:rPr>
        <w:t>步骤、图形、涂改和非标准表达</w:t>
      </w:r>
      <w:del w:id="38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等多种学习证据</w:delText>
        </w:r>
      </w:del>
      <w:r>
        <w:rPr>
          <w:rFonts w:ascii="Times New Roman" w:hAnsi="Times New Roman" w:eastAsia="宋体"/>
          <w:i w:val="0"/>
          <w:sz w:val="21"/>
        </w:rPr>
        <w:t>。课堂评价研究</w:t>
      </w:r>
      <w:del w:id="38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也指出</w:delText>
        </w:r>
      </w:del>
      <w:ins w:id="39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认为</w:t>
        </w:r>
      </w:ins>
      <w:r>
        <w:rPr>
          <w:rFonts w:ascii="Times New Roman" w:hAnsi="Times New Roman" w:eastAsia="宋体"/>
          <w:i w:val="0"/>
          <w:sz w:val="21"/>
        </w:rPr>
        <w:t>，评价应服务于学习改进</w:t>
      </w:r>
      <w:del w:id="39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，</w:delText>
        </w:r>
      </w:del>
      <w:ins w:id="39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；解释</w:t>
        </w:r>
      </w:ins>
      <w:r>
        <w:rPr>
          <w:rFonts w:ascii="Times New Roman" w:hAnsi="Times New Roman" w:eastAsia="宋体"/>
          <w:i w:val="0"/>
          <w:sz w:val="21"/>
        </w:rPr>
        <w:t>测验分数</w:t>
      </w:r>
      <w:del w:id="39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的解释必须与</w:delText>
        </w:r>
      </w:del>
      <w:ins w:id="39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时，还需联系</w:t>
        </w:r>
      </w:ins>
      <w:r>
        <w:rPr>
          <w:rFonts w:ascii="Times New Roman" w:hAnsi="Times New Roman" w:eastAsia="宋体"/>
          <w:i w:val="0"/>
          <w:sz w:val="21"/>
        </w:rPr>
        <w:t>学生</w:t>
      </w:r>
      <w:ins w:id="39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</w:t>
        </w:r>
      </w:ins>
      <w:r>
        <w:rPr>
          <w:rFonts w:ascii="Times New Roman" w:hAnsi="Times New Roman" w:eastAsia="宋体"/>
          <w:i w:val="0"/>
          <w:sz w:val="21"/>
        </w:rPr>
        <w:t>实际学习过程</w:t>
      </w:r>
      <w:del w:id="39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及</w:delText>
        </w:r>
      </w:del>
      <w:ins w:id="39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>教师</w:t>
      </w:r>
      <w:ins w:id="39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据此作出的</w:t>
        </w:r>
      </w:ins>
      <w:r>
        <w:rPr>
          <w:rFonts w:ascii="Times New Roman" w:hAnsi="Times New Roman" w:eastAsia="宋体"/>
          <w:i w:val="0"/>
          <w:sz w:val="21"/>
        </w:rPr>
        <w:t>教学决策</w:t>
      </w:r>
      <w:del w:id="39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相联系</w:delText>
        </w:r>
      </w:del>
      <w:r>
        <w:rPr>
          <w:rFonts w:ascii="Times New Roman" w:hAnsi="Times New Roman" w:eastAsia="宋体"/>
          <w:i w:val="0"/>
          <w:sz w:val="21"/>
        </w:rPr>
        <w:t>[2-4]。</w:t>
      </w:r>
    </w:p>
    <w:p w14:paraId="58ACD585">
      <w:pPr>
        <w:keepLines w:val="0"/>
        <w:spacing w:before="0" w:after="60" w:line="300" w:lineRule="auto"/>
        <w:ind w:firstLine="420"/>
      </w:pPr>
      <w:ins w:id="40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随着</w:t>
        </w:r>
      </w:ins>
      <w:r>
        <w:rPr>
          <w:rFonts w:ascii="Times New Roman" w:hAnsi="Times New Roman" w:eastAsia="宋体"/>
          <w:i w:val="0"/>
          <w:sz w:val="21"/>
        </w:rPr>
        <w:t>大语言模型和多模态大模型的发展，</w:t>
      </w:r>
      <w:del w:id="40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使</w:delText>
        </w:r>
      </w:del>
      <w:ins w:id="40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一些</w:t>
        </w:r>
      </w:ins>
      <w:r>
        <w:rPr>
          <w:rFonts w:ascii="Times New Roman" w:hAnsi="Times New Roman" w:eastAsia="宋体"/>
          <w:i w:val="0"/>
          <w:sz w:val="21"/>
        </w:rPr>
        <w:t>系统</w:t>
      </w:r>
      <w:ins w:id="40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已经</w:t>
        </w:r>
      </w:ins>
      <w:r>
        <w:rPr>
          <w:rFonts w:ascii="Times New Roman" w:hAnsi="Times New Roman" w:eastAsia="宋体"/>
          <w:i w:val="0"/>
          <w:sz w:val="21"/>
        </w:rPr>
        <w:t>能够直接读取扫描答卷图像，并</w:t>
      </w:r>
      <w:del w:id="40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对</w:delText>
        </w:r>
      </w:del>
      <w:ins w:id="40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尝试为</w:t>
        </w:r>
      </w:ins>
      <w:r>
        <w:rPr>
          <w:rFonts w:ascii="Times New Roman" w:hAnsi="Times New Roman" w:eastAsia="宋体"/>
          <w:i w:val="0"/>
          <w:sz w:val="21"/>
        </w:rPr>
        <w:t>选择、填空、计算、证明和作图等题型给出分数与理由。这</w:t>
      </w:r>
      <w:ins w:id="40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类技术</w:t>
        </w:r>
      </w:ins>
      <w:r>
        <w:rPr>
          <w:rFonts w:ascii="Times New Roman" w:hAnsi="Times New Roman" w:eastAsia="宋体"/>
          <w:i w:val="0"/>
          <w:sz w:val="21"/>
        </w:rPr>
        <w:t>为减</w:t>
      </w:r>
      <w:del w:id="40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少</w:delText>
        </w:r>
      </w:del>
      <w:ins w:id="40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轻</w:t>
        </w:r>
      </w:ins>
      <w:r>
        <w:rPr>
          <w:rFonts w:ascii="Times New Roman" w:hAnsi="Times New Roman" w:eastAsia="宋体"/>
          <w:i w:val="0"/>
          <w:sz w:val="21"/>
        </w:rPr>
        <w:t>重复</w:t>
      </w:r>
      <w:del w:id="40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性</w:delText>
        </w:r>
      </w:del>
      <w:r>
        <w:rPr>
          <w:rFonts w:ascii="Times New Roman" w:hAnsi="Times New Roman" w:eastAsia="宋体"/>
          <w:i w:val="0"/>
          <w:sz w:val="21"/>
        </w:rPr>
        <w:t>批改、</w:t>
      </w:r>
      <w:del w:id="41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提高</w:delText>
        </w:r>
      </w:del>
      <w:ins w:id="41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加快</w:t>
        </w:r>
      </w:ins>
      <w:r>
        <w:rPr>
          <w:rFonts w:ascii="Times New Roman" w:hAnsi="Times New Roman" w:eastAsia="宋体"/>
          <w:i w:val="0"/>
          <w:sz w:val="21"/>
        </w:rPr>
        <w:t>反馈</w:t>
      </w:r>
      <w:del w:id="41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速度</w:delText>
        </w:r>
      </w:del>
      <w:r>
        <w:rPr>
          <w:rFonts w:ascii="Times New Roman" w:hAnsi="Times New Roman" w:eastAsia="宋体"/>
          <w:i w:val="0"/>
          <w:sz w:val="21"/>
        </w:rPr>
        <w:t>和</w:t>
      </w:r>
      <w:del w:id="41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积累</w:delText>
        </w:r>
      </w:del>
      <w:ins w:id="41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整理</w:t>
        </w:r>
      </w:ins>
      <w:r>
        <w:rPr>
          <w:rFonts w:ascii="Times New Roman" w:hAnsi="Times New Roman" w:eastAsia="宋体"/>
          <w:i w:val="0"/>
          <w:sz w:val="21"/>
        </w:rPr>
        <w:t>错因数据提供了</w:t>
      </w:r>
      <w:del w:id="41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技术</w:delText>
        </w:r>
      </w:del>
      <w:r>
        <w:rPr>
          <w:rFonts w:ascii="Times New Roman" w:hAnsi="Times New Roman" w:eastAsia="宋体"/>
          <w:i w:val="0"/>
          <w:sz w:val="21"/>
        </w:rPr>
        <w:t>可能。</w:t>
      </w:r>
      <w:del w:id="41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但</w:delText>
        </w:r>
      </w:del>
      <w:ins w:id="41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不过，在</w:t>
        </w:r>
      </w:ins>
      <w:r>
        <w:rPr>
          <w:rFonts w:ascii="Times New Roman" w:hAnsi="Times New Roman" w:eastAsia="宋体"/>
          <w:i w:val="0"/>
          <w:sz w:val="21"/>
        </w:rPr>
        <w:t>纸笔数学</w:t>
      </w:r>
      <w:del w:id="41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阅卷不是普通图像</w:delText>
        </w:r>
      </w:del>
      <w:ins w:id="41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测验中，</w:t>
        </w:r>
      </w:ins>
      <w:r>
        <w:rPr>
          <w:rFonts w:ascii="Times New Roman" w:hAnsi="Times New Roman" w:eastAsia="宋体"/>
          <w:i w:val="0"/>
          <w:sz w:val="21"/>
        </w:rPr>
        <w:t>识别</w:t>
      </w:r>
      <w:del w:id="42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：</w:delText>
        </w:r>
      </w:del>
      <w:ins w:id="42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答案内容只是评分的第一步。</w:t>
        </w:r>
      </w:ins>
      <w:r>
        <w:rPr>
          <w:rFonts w:ascii="Times New Roman" w:hAnsi="Times New Roman" w:eastAsia="宋体"/>
          <w:i w:val="0"/>
          <w:sz w:val="21"/>
        </w:rPr>
        <w:t>填空题</w:t>
      </w:r>
      <w:del w:id="42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涉及</w:delText>
        </w:r>
      </w:del>
      <w:ins w:id="42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还要处理</w:t>
        </w:r>
      </w:ins>
      <w:r>
        <w:rPr>
          <w:rFonts w:ascii="Times New Roman" w:hAnsi="Times New Roman" w:eastAsia="宋体"/>
          <w:i w:val="0"/>
          <w:sz w:val="21"/>
        </w:rPr>
        <w:t>符号等价</w:t>
      </w:r>
      <w:del w:id="42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与</w:delText>
        </w:r>
      </w:del>
      <w:ins w:id="42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>作废答案，证明题</w:t>
      </w:r>
      <w:del w:id="42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涉及</w:delText>
        </w:r>
      </w:del>
      <w:ins w:id="42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要判断</w:t>
        </w:r>
      </w:ins>
      <w:r>
        <w:rPr>
          <w:rFonts w:ascii="Times New Roman" w:hAnsi="Times New Roman" w:eastAsia="宋体"/>
          <w:i w:val="0"/>
          <w:sz w:val="21"/>
        </w:rPr>
        <w:t>推理链条是否充分，作图题则要</w:t>
      </w:r>
      <w:del w:id="42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求裁决</w:delText>
        </w:r>
      </w:del>
      <w:ins w:id="42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核对</w:t>
        </w:r>
      </w:ins>
      <w:r>
        <w:rPr>
          <w:rFonts w:ascii="Times New Roman" w:hAnsi="Times New Roman" w:eastAsia="宋体"/>
          <w:i w:val="0"/>
          <w:sz w:val="21"/>
        </w:rPr>
        <w:t>点线位置</w:t>
      </w:r>
      <w:del w:id="43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和</w:delText>
        </w:r>
      </w:del>
      <w:ins w:id="43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及</w:t>
        </w:r>
      </w:ins>
      <w:r>
        <w:rPr>
          <w:rFonts w:ascii="Times New Roman" w:hAnsi="Times New Roman" w:eastAsia="宋体"/>
          <w:i w:val="0"/>
          <w:sz w:val="21"/>
        </w:rPr>
        <w:t>几何</w:t>
      </w:r>
      <w:del w:id="43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约束</w:delText>
        </w:r>
      </w:del>
      <w:ins w:id="43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关系</w:t>
        </w:r>
      </w:ins>
      <w:r>
        <w:rPr>
          <w:rFonts w:ascii="Times New Roman" w:hAnsi="Times New Roman" w:eastAsia="宋体"/>
          <w:i w:val="0"/>
          <w:sz w:val="21"/>
        </w:rPr>
        <w:t>是否</w:t>
      </w:r>
      <w:del w:id="43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真正</w:delText>
        </w:r>
      </w:del>
      <w:r>
        <w:rPr>
          <w:rFonts w:ascii="Times New Roman" w:hAnsi="Times New Roman" w:eastAsia="宋体"/>
          <w:i w:val="0"/>
          <w:sz w:val="21"/>
        </w:rPr>
        <w:t>成立。</w:t>
      </w:r>
      <w:ins w:id="43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这些题型的评分都需要把识别结果放回题意和评分规则中判断。</w:t>
        </w:r>
      </w:ins>
    </w:p>
    <w:p w14:paraId="2C834BA4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从教育测量角度看，</w:t>
      </w:r>
      <w:ins w:id="43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仅有</w:t>
        </w:r>
      </w:ins>
      <w:r>
        <w:rPr>
          <w:rFonts w:ascii="Times New Roman" w:hAnsi="Times New Roman" w:eastAsia="宋体"/>
          <w:i w:val="0"/>
          <w:sz w:val="21"/>
        </w:rPr>
        <w:t>相关系数或总体准确率</w:t>
      </w:r>
      <w:ins w:id="43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，尚</w:t>
        </w:r>
      </w:ins>
      <w:r>
        <w:rPr>
          <w:rFonts w:ascii="Times New Roman" w:hAnsi="Times New Roman" w:eastAsia="宋体"/>
          <w:i w:val="0"/>
          <w:sz w:val="21"/>
        </w:rPr>
        <w:t>不</w:t>
      </w:r>
      <w:del w:id="43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能单独证明</w:delText>
        </w:r>
      </w:del>
      <w:ins w:id="43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足以判断</w:t>
        </w:r>
      </w:ins>
      <w:r>
        <w:rPr>
          <w:rFonts w:ascii="Times New Roman" w:hAnsi="Times New Roman" w:eastAsia="宋体"/>
          <w:i w:val="0"/>
          <w:sz w:val="21"/>
        </w:rPr>
        <w:t>自动评分</w:t>
      </w:r>
      <w:del w:id="44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结果可</w:delText>
        </w:r>
      </w:del>
      <w:ins w:id="44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是否适合教学使</w:t>
        </w:r>
      </w:ins>
      <w:r>
        <w:rPr>
          <w:rFonts w:ascii="Times New Roman" w:hAnsi="Times New Roman" w:eastAsia="宋体"/>
          <w:i w:val="0"/>
          <w:sz w:val="21"/>
        </w:rPr>
        <w:t>用。效度论证</w:t>
      </w:r>
      <w:del w:id="44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需</w:delText>
        </w:r>
      </w:del>
      <w:ins w:id="44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既</w:t>
        </w:r>
      </w:ins>
      <w:r>
        <w:rPr>
          <w:rFonts w:ascii="Times New Roman" w:hAnsi="Times New Roman" w:eastAsia="宋体"/>
          <w:i w:val="0"/>
          <w:sz w:val="21"/>
        </w:rPr>
        <w:t>要</w:t>
      </w:r>
      <w:del w:id="44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同时考虑</w:delText>
        </w:r>
      </w:del>
      <w:ins w:id="44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检查测验</w:t>
        </w:r>
      </w:ins>
      <w:r>
        <w:rPr>
          <w:rFonts w:ascii="Times New Roman" w:hAnsi="Times New Roman" w:eastAsia="宋体"/>
          <w:i w:val="0"/>
          <w:sz w:val="21"/>
        </w:rPr>
        <w:t>内容</w:t>
      </w:r>
      <w:del w:id="44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表征、</w:delText>
        </w:r>
      </w:del>
      <w:ins w:id="44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>评分过程</w:t>
      </w:r>
      <w:del w:id="44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、</w:delText>
        </w:r>
      </w:del>
      <w:ins w:id="44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，也要说明</w:t>
        </w:r>
      </w:ins>
      <w:r>
        <w:rPr>
          <w:rFonts w:ascii="Times New Roman" w:hAnsi="Times New Roman" w:eastAsia="宋体"/>
          <w:i w:val="0"/>
          <w:sz w:val="21"/>
        </w:rPr>
        <w:t>分数</w:t>
      </w:r>
      <w:ins w:id="45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应如何</w:t>
        </w:r>
      </w:ins>
      <w:r>
        <w:rPr>
          <w:rFonts w:ascii="Times New Roman" w:hAnsi="Times New Roman" w:eastAsia="宋体"/>
          <w:i w:val="0"/>
          <w:sz w:val="21"/>
        </w:rPr>
        <w:t>解释</w:t>
      </w:r>
      <w:ins w:id="45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、用于何种决策，以</w:t>
        </w:r>
      </w:ins>
      <w:r>
        <w:rPr>
          <w:rFonts w:ascii="Times New Roman" w:hAnsi="Times New Roman" w:eastAsia="宋体"/>
          <w:i w:val="0"/>
          <w:sz w:val="21"/>
        </w:rPr>
        <w:t>及</w:t>
      </w:r>
      <w:del w:id="45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使用</w:delText>
        </w:r>
      </w:del>
      <w:ins w:id="45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可能产生什么</w:t>
        </w:r>
      </w:ins>
      <w:r>
        <w:rPr>
          <w:rFonts w:ascii="Times New Roman" w:hAnsi="Times New Roman" w:eastAsia="宋体"/>
          <w:i w:val="0"/>
          <w:sz w:val="21"/>
        </w:rPr>
        <w:t>后果[5-7]</w:t>
      </w:r>
      <w:del w:id="45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；</w:delText>
        </w:r>
      </w:del>
      <w:ins w:id="45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。</w:t>
        </w:r>
      </w:ins>
      <w:r>
        <w:rPr>
          <w:rFonts w:ascii="Times New Roman" w:hAnsi="Times New Roman" w:eastAsia="宋体"/>
          <w:i w:val="0"/>
          <w:sz w:val="21"/>
        </w:rPr>
        <w:t>自动评分还应</w:t>
      </w:r>
      <w:del w:id="45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接受</w:delText>
        </w:r>
      </w:del>
      <w:r>
        <w:rPr>
          <w:rFonts w:ascii="Times New Roman" w:hAnsi="Times New Roman" w:eastAsia="宋体"/>
          <w:i w:val="0"/>
          <w:sz w:val="21"/>
        </w:rPr>
        <w:t>针对模型、</w:t>
      </w:r>
      <w:ins w:id="45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具体</w:t>
        </w:r>
      </w:ins>
      <w:r>
        <w:rPr>
          <w:rFonts w:ascii="Times New Roman" w:hAnsi="Times New Roman" w:eastAsia="宋体"/>
          <w:i w:val="0"/>
          <w:sz w:val="21"/>
        </w:rPr>
        <w:t>任务</w:t>
      </w:r>
      <w:del w:id="45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、</w:delText>
        </w:r>
      </w:del>
      <w:ins w:id="45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>实施流程</w:t>
      </w:r>
      <w:del w:id="46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和</w:delText>
        </w:r>
      </w:del>
      <w:ins w:id="46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分别评价，并在使用过程中</w:t>
        </w:r>
      </w:ins>
      <w:r>
        <w:rPr>
          <w:rFonts w:ascii="Times New Roman" w:hAnsi="Times New Roman" w:eastAsia="宋体"/>
          <w:i w:val="0"/>
          <w:sz w:val="21"/>
        </w:rPr>
        <w:t>持续监测</w:t>
      </w:r>
      <w:del w:id="46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的系统评价</w:delText>
        </w:r>
      </w:del>
      <w:r>
        <w:rPr>
          <w:rFonts w:ascii="Times New Roman" w:hAnsi="Times New Roman" w:eastAsia="宋体"/>
          <w:i w:val="0"/>
          <w:sz w:val="21"/>
        </w:rPr>
        <w:t>[8]。评分量规</w:t>
      </w:r>
      <w:del w:id="46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的作用也不只是告诉模型“给几分”，而是</w:delText>
        </w:r>
      </w:del>
      <w:ins w:id="46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应</w:t>
        </w:r>
      </w:ins>
      <w:r>
        <w:rPr>
          <w:rFonts w:ascii="Times New Roman" w:hAnsi="Times New Roman" w:eastAsia="宋体"/>
          <w:i w:val="0"/>
          <w:sz w:val="21"/>
        </w:rPr>
        <w:t>明确</w:t>
      </w:r>
      <w:del w:id="46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何种</w:delText>
        </w:r>
      </w:del>
      <w:ins w:id="46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各类</w:t>
        </w:r>
      </w:ins>
      <w:r>
        <w:rPr>
          <w:rFonts w:ascii="Times New Roman" w:hAnsi="Times New Roman" w:eastAsia="宋体"/>
          <w:i w:val="0"/>
          <w:sz w:val="21"/>
        </w:rPr>
        <w:t>作答</w:t>
      </w:r>
      <w:del w:id="46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证据对应何种</w:delText>
        </w:r>
      </w:del>
      <w:ins w:id="46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信息与</w:t>
        </w:r>
      </w:ins>
      <w:r>
        <w:rPr>
          <w:rFonts w:ascii="Times New Roman" w:hAnsi="Times New Roman" w:eastAsia="宋体"/>
          <w:i w:val="0"/>
          <w:sz w:val="21"/>
        </w:rPr>
        <w:t>表现水平</w:t>
      </w:r>
      <w:del w:id="46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，并为</w:delText>
        </w:r>
      </w:del>
      <w:ins w:id="47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的对应关系；遇到量规不能清楚处理的</w:t>
        </w:r>
      </w:ins>
      <w:r>
        <w:rPr>
          <w:rFonts w:ascii="Times New Roman" w:hAnsi="Times New Roman" w:eastAsia="宋体"/>
          <w:i w:val="0"/>
          <w:sz w:val="21"/>
        </w:rPr>
        <w:t>争议样本</w:t>
      </w:r>
      <w:ins w:id="47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时，仍需</w:t>
        </w:r>
      </w:ins>
      <w:r>
        <w:rPr>
          <w:rFonts w:ascii="Times New Roman" w:hAnsi="Times New Roman" w:eastAsia="宋体"/>
          <w:i w:val="0"/>
          <w:sz w:val="21"/>
        </w:rPr>
        <w:t>保留</w:t>
      </w:r>
      <w:ins w:id="47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教师的</w:t>
        </w:r>
      </w:ins>
      <w:r>
        <w:rPr>
          <w:rFonts w:ascii="Times New Roman" w:hAnsi="Times New Roman" w:eastAsia="宋体"/>
          <w:i w:val="0"/>
          <w:sz w:val="21"/>
        </w:rPr>
        <w:t>专业判断</w:t>
      </w:r>
      <w:del w:id="47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空间</w:delText>
        </w:r>
      </w:del>
      <w:r>
        <w:rPr>
          <w:rFonts w:ascii="Times New Roman" w:hAnsi="Times New Roman" w:eastAsia="宋体"/>
          <w:i w:val="0"/>
          <w:sz w:val="21"/>
        </w:rPr>
        <w:t>[9]。</w:t>
      </w:r>
    </w:p>
    <w:p w14:paraId="6418F9A5">
      <w:pPr>
        <w:keepLines w:val="0"/>
        <w:spacing w:before="0" w:after="60" w:line="300" w:lineRule="auto"/>
        <w:ind w:firstLine="420"/>
      </w:pPr>
      <w:del w:id="47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基于</w:delText>
        </w:r>
      </w:del>
      <w:ins w:id="47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据</w:t>
        </w:r>
      </w:ins>
      <w:r>
        <w:rPr>
          <w:rFonts w:ascii="Times New Roman" w:hAnsi="Times New Roman" w:eastAsia="宋体"/>
          <w:i w:val="0"/>
          <w:sz w:val="21"/>
        </w:rPr>
        <w:t>此，本研究</w:t>
      </w:r>
      <w:del w:id="47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将</w:delText>
        </w:r>
      </w:del>
      <w:ins w:id="47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选取</w:t>
        </w:r>
      </w:ins>
      <w:r>
        <w:rPr>
          <w:rFonts w:ascii="Times New Roman" w:hAnsi="Times New Roman" w:eastAsia="宋体"/>
          <w:i w:val="0"/>
          <w:sz w:val="21"/>
        </w:rPr>
        <w:t>真实课堂中的两种 AI 阅卷工作流</w:t>
      </w:r>
      <w:del w:id="47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作为</w:delText>
        </w:r>
      </w:del>
      <w:ins w:id="47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进行</w:t>
        </w:r>
      </w:ins>
      <w:r>
        <w:rPr>
          <w:rFonts w:ascii="Times New Roman" w:hAnsi="Times New Roman" w:eastAsia="宋体"/>
          <w:i w:val="0"/>
          <w:sz w:val="21"/>
        </w:rPr>
        <w:t>探索性</w:t>
      </w:r>
      <w:del w:id="48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案例：</w:delText>
        </w:r>
      </w:del>
      <w:ins w:id="48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比较。</w:t>
        </w:r>
      </w:ins>
      <w:r>
        <w:rPr>
          <w:rFonts w:ascii="Times New Roman" w:hAnsi="Times New Roman" w:eastAsia="宋体"/>
          <w:i w:val="0"/>
          <w:sz w:val="21"/>
        </w:rPr>
        <w:t>整卷模式保留</w:t>
      </w:r>
      <w:del w:id="48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单</w:delText>
        </w:r>
      </w:del>
      <w:ins w:id="48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一</w:t>
        </w:r>
      </w:ins>
      <w:r>
        <w:rPr>
          <w:rFonts w:ascii="Times New Roman" w:hAnsi="Times New Roman" w:eastAsia="宋体"/>
          <w:i w:val="0"/>
          <w:sz w:val="21"/>
        </w:rPr>
        <w:t>名学生的完整答卷上下文</w:t>
      </w:r>
      <w:del w:id="48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，</w:delText>
        </w:r>
      </w:del>
      <w:ins w:id="48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；</w:t>
        </w:r>
      </w:ins>
      <w:r>
        <w:rPr>
          <w:rFonts w:ascii="Times New Roman" w:hAnsi="Times New Roman" w:eastAsia="宋体"/>
          <w:i w:val="0"/>
          <w:sz w:val="21"/>
        </w:rPr>
        <w:t>混合分批模式</w:t>
      </w:r>
      <w:del w:id="48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则将</w:delText>
        </w:r>
      </w:del>
      <w:ins w:id="48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把</w:t>
        </w:r>
      </w:ins>
      <w:r>
        <w:rPr>
          <w:rFonts w:ascii="Times New Roman" w:hAnsi="Times New Roman" w:eastAsia="宋体"/>
          <w:i w:val="0"/>
          <w:sz w:val="21"/>
        </w:rPr>
        <w:t>同一道题的多名学生作答区域裁切</w:t>
      </w:r>
      <w:ins w:id="48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、</w:t>
        </w:r>
      </w:ins>
      <w:r>
        <w:rPr>
          <w:rFonts w:ascii="Times New Roman" w:hAnsi="Times New Roman" w:eastAsia="宋体"/>
          <w:i w:val="0"/>
          <w:sz w:val="21"/>
        </w:rPr>
        <w:t>拼接后批量输入。</w:t>
      </w:r>
      <w:ins w:id="48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本</w:t>
        </w:r>
      </w:ins>
      <w:r>
        <w:rPr>
          <w:rFonts w:ascii="Times New Roman" w:hAnsi="Times New Roman" w:eastAsia="宋体"/>
          <w:i w:val="0"/>
          <w:sz w:val="21"/>
        </w:rPr>
        <w:t>研究</w:t>
      </w:r>
      <w:ins w:id="49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只考察两种工作流在本次测试中的表现，</w:t>
        </w:r>
      </w:ins>
      <w:r>
        <w:rPr>
          <w:rFonts w:ascii="Times New Roman" w:hAnsi="Times New Roman" w:eastAsia="宋体"/>
          <w:i w:val="0"/>
          <w:sz w:val="21"/>
        </w:rPr>
        <w:t>不</w:t>
      </w:r>
      <w:del w:id="49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试图证明</w:delText>
        </w:r>
      </w:del>
      <w:ins w:id="49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据此判断</w:t>
        </w:r>
      </w:ins>
      <w:r>
        <w:rPr>
          <w:rFonts w:ascii="Times New Roman" w:hAnsi="Times New Roman" w:eastAsia="宋体"/>
          <w:i w:val="0"/>
          <w:sz w:val="21"/>
        </w:rPr>
        <w:t>某一模型</w:t>
      </w:r>
      <w:ins w:id="49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对初中数学测验的</w:t>
        </w:r>
      </w:ins>
      <w:r>
        <w:rPr>
          <w:rFonts w:ascii="Times New Roman" w:hAnsi="Times New Roman" w:eastAsia="宋体"/>
          <w:i w:val="0"/>
          <w:sz w:val="21"/>
        </w:rPr>
        <w:t>普遍适用</w:t>
      </w:r>
      <w:del w:id="49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于初中数学，而是回答</w:delText>
        </w:r>
      </w:del>
      <w:ins w:id="49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性。具体研究四个问题</w:t>
        </w:r>
      </w:ins>
      <w:r>
        <w:rPr>
          <w:rFonts w:ascii="Times New Roman" w:hAnsi="Times New Roman" w:eastAsia="宋体"/>
          <w:i w:val="0"/>
          <w:sz w:val="21"/>
        </w:rPr>
        <w:t>：</w:t>
      </w:r>
      <w:del w:id="49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第一，</w:delText>
        </w:r>
      </w:del>
      <w:ins w:id="49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（1）</w:t>
        </w:r>
      </w:ins>
      <w:r>
        <w:rPr>
          <w:rFonts w:ascii="Times New Roman" w:hAnsi="Times New Roman" w:eastAsia="宋体"/>
          <w:i w:val="0"/>
          <w:sz w:val="21"/>
        </w:rPr>
        <w:t>两种工作流在总分和题型层面的评分一致性如何</w:t>
      </w:r>
      <w:del w:id="49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？第二，</w:delText>
        </w:r>
      </w:del>
      <w:ins w:id="49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；（2）</w:t>
        </w:r>
      </w:ins>
      <w:r>
        <w:rPr>
          <w:rFonts w:ascii="Times New Roman" w:hAnsi="Times New Roman" w:eastAsia="宋体"/>
          <w:i w:val="0"/>
          <w:sz w:val="21"/>
        </w:rPr>
        <w:t>不同</w:t>
      </w:r>
      <w:del w:id="50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数学作答证据结构如何影响</w:delText>
        </w:r>
      </w:del>
      <w:ins w:id="50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题型的</w:t>
        </w:r>
      </w:ins>
      <w:r>
        <w:rPr>
          <w:rFonts w:ascii="Times New Roman" w:hAnsi="Times New Roman" w:eastAsia="宋体"/>
          <w:i w:val="0"/>
          <w:sz w:val="21"/>
        </w:rPr>
        <w:t>误差方向</w:t>
      </w:r>
      <w:del w:id="50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与</w:delText>
        </w:r>
      </w:del>
      <w:ins w:id="50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>幅度</w:t>
      </w:r>
      <w:del w:id="50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？第三，</w:delText>
        </w:r>
      </w:del>
      <w:ins w:id="50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在两种输入方式下有何差异；（3）</w:t>
        </w:r>
      </w:ins>
      <w:r>
        <w:rPr>
          <w:rFonts w:ascii="Times New Roman" w:hAnsi="Times New Roman" w:eastAsia="宋体"/>
          <w:i w:val="0"/>
          <w:sz w:val="21"/>
        </w:rPr>
        <w:t>系统复核标记能否覆盖</w:t>
      </w:r>
      <w:ins w:id="50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本次测试中的</w:t>
        </w:r>
      </w:ins>
      <w:r>
        <w:rPr>
          <w:rFonts w:ascii="Times New Roman" w:hAnsi="Times New Roman" w:eastAsia="宋体"/>
          <w:i w:val="0"/>
          <w:sz w:val="21"/>
        </w:rPr>
        <w:t>高</w:t>
      </w:r>
      <w:del w:id="50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风险</w:delText>
        </w:r>
      </w:del>
      <w:ins w:id="50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误差</w:t>
        </w:r>
      </w:ins>
      <w:r>
        <w:rPr>
          <w:rFonts w:ascii="Times New Roman" w:hAnsi="Times New Roman" w:eastAsia="宋体"/>
          <w:i w:val="0"/>
          <w:sz w:val="21"/>
        </w:rPr>
        <w:t>题型</w:t>
      </w:r>
      <w:del w:id="50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？第四，如何据此形成题型分流与</w:delText>
        </w:r>
      </w:del>
      <w:ins w:id="51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；（4）本次结果对</w:t>
        </w:r>
      </w:ins>
      <w:r>
        <w:rPr>
          <w:rFonts w:ascii="Times New Roman" w:hAnsi="Times New Roman" w:eastAsia="宋体"/>
          <w:i w:val="0"/>
          <w:sz w:val="21"/>
        </w:rPr>
        <w:t>教师</w:t>
      </w:r>
      <w:del w:id="51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最终裁决机制？</w:delText>
        </w:r>
      </w:del>
      <w:ins w:id="51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复核安排有何启示。</w:t>
        </w:r>
      </w:ins>
    </w:p>
    <w:p w14:paraId="6F184A50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8"/>
        </w:rPr>
        <w:t>二、文献综述与分析框架</w:t>
      </w:r>
    </w:p>
    <w:p w14:paraId="3BAD2B2C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（一）大模型自动评分及其评价边界</w:t>
      </w:r>
    </w:p>
    <w:p w14:paraId="723145F7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已有研究</w:t>
      </w:r>
      <w:del w:id="51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表明，</w:delText>
        </w:r>
      </w:del>
      <w:ins w:id="51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尝试使用 </w:t>
        </w:r>
      </w:ins>
      <w:r>
        <w:rPr>
          <w:rFonts w:ascii="Times New Roman" w:hAnsi="Times New Roman" w:eastAsia="宋体"/>
          <w:i w:val="0"/>
          <w:sz w:val="21"/>
        </w:rPr>
        <w:t xml:space="preserve">LLM </w:t>
      </w:r>
      <w:del w:id="51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可以</w:delText>
        </w:r>
      </w:del>
      <w:r>
        <w:rPr>
          <w:rFonts w:ascii="Times New Roman" w:hAnsi="Times New Roman" w:eastAsia="宋体"/>
          <w:i w:val="0"/>
          <w:sz w:val="21"/>
        </w:rPr>
        <w:t>对数学开放式作答题进行自动评分。Morris 等在 NAEP 数学开放式作答题上取得了接近人工评分的一致性，</w:t>
      </w:r>
      <w:del w:id="51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但</w:delText>
        </w:r>
      </w:del>
      <w:r>
        <w:rPr>
          <w:rFonts w:ascii="Times New Roman" w:hAnsi="Times New Roman" w:eastAsia="宋体"/>
          <w:i w:val="0"/>
          <w:sz w:val="21"/>
        </w:rPr>
        <w:t>同时指出模型</w:t>
      </w:r>
      <w:ins w:id="51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表现</w:t>
        </w:r>
      </w:ins>
      <w:r>
        <w:rPr>
          <w:rFonts w:ascii="Times New Roman" w:hAnsi="Times New Roman" w:eastAsia="宋体"/>
          <w:i w:val="0"/>
          <w:sz w:val="21"/>
        </w:rPr>
        <w:t>具有明显的题目专属性</w:t>
      </w:r>
      <w:del w:id="51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和</w:delText>
        </w:r>
      </w:del>
      <w:ins w:id="51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</w:t>
        </w:r>
      </w:ins>
      <w:r>
        <w:rPr>
          <w:rFonts w:ascii="Times New Roman" w:hAnsi="Times New Roman" w:eastAsia="宋体"/>
          <w:i w:val="0"/>
          <w:sz w:val="21"/>
        </w:rPr>
        <w:t>跨任务泛化</w:t>
      </w:r>
      <w:ins w:id="52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仍受</w:t>
        </w:r>
      </w:ins>
      <w:r>
        <w:rPr>
          <w:rFonts w:ascii="Times New Roman" w:hAnsi="Times New Roman" w:eastAsia="宋体"/>
          <w:i w:val="0"/>
          <w:sz w:val="21"/>
        </w:rPr>
        <w:t>限制[10]。Lee 等发现，思维链提示</w:t>
      </w:r>
      <w:del w:id="52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只有</w:delText>
        </w:r>
      </w:del>
      <w:r>
        <w:rPr>
          <w:rFonts w:ascii="Times New Roman" w:hAnsi="Times New Roman" w:eastAsia="宋体"/>
          <w:i w:val="0"/>
          <w:sz w:val="21"/>
        </w:rPr>
        <w:t>在</w:t>
      </w:r>
      <w:del w:id="52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结合</w:delText>
        </w:r>
      </w:del>
      <w:ins w:id="52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同时提供</w:t>
        </w:r>
      </w:ins>
      <w:r>
        <w:rPr>
          <w:rFonts w:ascii="Times New Roman" w:hAnsi="Times New Roman" w:eastAsia="宋体"/>
          <w:i w:val="0"/>
          <w:sz w:val="21"/>
        </w:rPr>
        <w:t>题干和评分量规时才显著改善评分效果[11]</w:t>
      </w:r>
      <w:del w:id="52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；</w:delText>
        </w:r>
      </w:del>
      <w:ins w:id="52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。</w:t>
        </w:r>
      </w:ins>
      <w:r>
        <w:rPr>
          <w:rFonts w:ascii="Times New Roman" w:hAnsi="Times New Roman" w:eastAsia="宋体"/>
          <w:i w:val="0"/>
          <w:sz w:val="21"/>
        </w:rPr>
        <w:t>Wu 等进一步</w:t>
      </w:r>
      <w:del w:id="52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揭示</w:delText>
        </w:r>
      </w:del>
      <w:ins w:id="52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发现</w:t>
        </w:r>
      </w:ins>
      <w:r>
        <w:rPr>
          <w:rFonts w:ascii="Times New Roman" w:hAnsi="Times New Roman" w:eastAsia="宋体"/>
          <w:i w:val="0"/>
          <w:sz w:val="21"/>
        </w:rPr>
        <w:t xml:space="preserve">，LLM </w:t>
      </w:r>
      <w:ins w:id="52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实际采用</w:t>
        </w:r>
      </w:ins>
      <w:r>
        <w:rPr>
          <w:rFonts w:ascii="Times New Roman" w:hAnsi="Times New Roman" w:eastAsia="宋体"/>
          <w:i w:val="0"/>
          <w:sz w:val="21"/>
        </w:rPr>
        <w:t>的</w:t>
      </w:r>
      <w:del w:id="52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隐含</w:delText>
        </w:r>
      </w:del>
      <w:r>
        <w:rPr>
          <w:rFonts w:ascii="Times New Roman" w:hAnsi="Times New Roman" w:eastAsia="宋体"/>
          <w:i w:val="0"/>
          <w:sz w:val="21"/>
        </w:rPr>
        <w:t>评分</w:t>
      </w:r>
      <w:del w:id="53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逻辑</w:delText>
        </w:r>
      </w:del>
      <w:ins w:id="53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依据</w:t>
        </w:r>
      </w:ins>
      <w:r>
        <w:rPr>
          <w:rFonts w:ascii="Times New Roman" w:hAnsi="Times New Roman" w:eastAsia="宋体"/>
          <w:i w:val="0"/>
          <w:sz w:val="21"/>
        </w:rPr>
        <w:t>可能与人工量规不一致，</w:t>
      </w:r>
      <w:del w:id="53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并可能</w:delText>
        </w:r>
      </w:del>
      <w:ins w:id="53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有时会</w:t>
        </w:r>
      </w:ins>
      <w:r>
        <w:rPr>
          <w:rFonts w:ascii="Times New Roman" w:hAnsi="Times New Roman" w:eastAsia="宋体"/>
          <w:i w:val="0"/>
          <w:sz w:val="21"/>
        </w:rPr>
        <w:t>依赖表层线索或“捷径”</w:t>
      </w:r>
      <w:del w:id="53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完成评分</w:delText>
        </w:r>
      </w:del>
      <w:ins w:id="53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作出判断</w:t>
        </w:r>
      </w:ins>
      <w:r>
        <w:rPr>
          <w:rFonts w:ascii="Times New Roman" w:hAnsi="Times New Roman" w:eastAsia="宋体"/>
          <w:i w:val="0"/>
          <w:sz w:val="21"/>
        </w:rPr>
        <w:t>[12]。在开放</w:t>
      </w:r>
      <w:del w:id="53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的</w:delText>
        </w:r>
      </w:del>
      <w:r>
        <w:rPr>
          <w:rFonts w:ascii="Times New Roman" w:hAnsi="Times New Roman" w:eastAsia="宋体"/>
          <w:i w:val="0"/>
          <w:sz w:val="21"/>
        </w:rPr>
        <w:t>数学回答</w:t>
      </w:r>
      <w:ins w:id="53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的评分</w:t>
        </w:r>
      </w:ins>
      <w:r>
        <w:rPr>
          <w:rFonts w:ascii="Times New Roman" w:hAnsi="Times New Roman" w:eastAsia="宋体"/>
          <w:i w:val="0"/>
          <w:sz w:val="21"/>
        </w:rPr>
        <w:t>与反馈生成中，不同模型的</w:t>
      </w:r>
      <w:del w:id="53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评分</w:delText>
        </w:r>
      </w:del>
      <w:r>
        <w:rPr>
          <w:rFonts w:ascii="Times New Roman" w:hAnsi="Times New Roman" w:eastAsia="宋体"/>
          <w:i w:val="0"/>
          <w:sz w:val="21"/>
        </w:rPr>
        <w:t>准确性和反馈质量</w:t>
      </w:r>
      <w:del w:id="53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同样存在</w:delText>
        </w:r>
      </w:del>
      <w:ins w:id="54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也有</w:t>
        </w:r>
      </w:ins>
      <w:r>
        <w:rPr>
          <w:rFonts w:ascii="Times New Roman" w:hAnsi="Times New Roman" w:eastAsia="宋体"/>
          <w:i w:val="0"/>
          <w:sz w:val="21"/>
        </w:rPr>
        <w:t>差异[13]。这些</w:t>
      </w:r>
      <w:ins w:id="54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结果提示，单项</w:t>
        </w:r>
      </w:ins>
      <w:r>
        <w:rPr>
          <w:rFonts w:ascii="Times New Roman" w:hAnsi="Times New Roman" w:eastAsia="宋体"/>
          <w:i w:val="0"/>
          <w:sz w:val="21"/>
        </w:rPr>
        <w:t>研究</w:t>
      </w:r>
      <w:del w:id="54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说明</w:delText>
        </w:r>
      </w:del>
      <w:ins w:id="54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中较高的一致性不能直接推及其他题目或实施条件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54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大模型自动评分的关键不只是语言生成能力，还包括</w:delText>
        </w:r>
      </w:del>
      <w:ins w:id="54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具体题目仍需结合</w:t>
        </w:r>
      </w:ins>
      <w:r>
        <w:rPr>
          <w:rFonts w:ascii="Times New Roman" w:hAnsi="Times New Roman" w:eastAsia="宋体"/>
          <w:i w:val="0"/>
          <w:sz w:val="21"/>
        </w:rPr>
        <w:t>题干、</w:t>
      </w:r>
      <w:ins w:id="54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评分</w:t>
        </w:r>
      </w:ins>
      <w:r>
        <w:rPr>
          <w:rFonts w:ascii="Times New Roman" w:hAnsi="Times New Roman" w:eastAsia="宋体"/>
          <w:i w:val="0"/>
          <w:sz w:val="21"/>
        </w:rPr>
        <w:t>量规</w:t>
      </w:r>
      <w:del w:id="54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、</w:delText>
        </w:r>
      </w:del>
      <w:ins w:id="54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和学生</w:t>
        </w:r>
      </w:ins>
      <w:r>
        <w:rPr>
          <w:rFonts w:ascii="Times New Roman" w:hAnsi="Times New Roman" w:eastAsia="宋体"/>
          <w:i w:val="0"/>
          <w:sz w:val="21"/>
        </w:rPr>
        <w:t>作答</w:t>
      </w:r>
      <w:del w:id="54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证据与模型判断逻辑之间的对齐</w:delText>
        </w:r>
      </w:del>
      <w:ins w:id="55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分别检验</w:t>
        </w:r>
      </w:ins>
      <w:r>
        <w:rPr>
          <w:rFonts w:ascii="Times New Roman" w:hAnsi="Times New Roman" w:eastAsia="宋体"/>
          <w:i w:val="0"/>
          <w:sz w:val="21"/>
        </w:rPr>
        <w:t>。</w:t>
      </w:r>
    </w:p>
    <w:p w14:paraId="1B8227F4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（二）手写数学与多模态证据识别</w:t>
      </w:r>
    </w:p>
    <w:p w14:paraId="7E1490A4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纸笔答卷</w:t>
      </w:r>
      <w:del w:id="55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进一步</w:delText>
        </w:r>
      </w:del>
      <w:ins w:id="55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给自动评分</w:t>
        </w:r>
      </w:ins>
      <w:r>
        <w:rPr>
          <w:rFonts w:ascii="Times New Roman" w:hAnsi="Times New Roman" w:eastAsia="宋体"/>
          <w:i w:val="0"/>
          <w:sz w:val="21"/>
        </w:rPr>
        <w:t>增加了视觉识别</w:t>
      </w:r>
      <w:ins w:id="55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方面的困</w:t>
        </w:r>
      </w:ins>
      <w:r>
        <w:rPr>
          <w:rFonts w:ascii="Times New Roman" w:hAnsi="Times New Roman" w:eastAsia="宋体"/>
          <w:i w:val="0"/>
          <w:sz w:val="21"/>
        </w:rPr>
        <w:t>难</w:t>
      </w:r>
      <w:del w:id="55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度</w:delText>
        </w:r>
      </w:del>
      <w:r>
        <w:rPr>
          <w:rFonts w:ascii="Times New Roman" w:hAnsi="Times New Roman" w:eastAsia="宋体"/>
          <w:i w:val="0"/>
          <w:sz w:val="21"/>
        </w:rPr>
        <w:t>。FERMAT 基准显示，VLM 在检测、定位和纠正手写数学中的计算、概念、符号和呈现错误时仍</w:t>
      </w:r>
      <w:del w:id="55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存在</w:delText>
        </w:r>
      </w:del>
      <w:ins w:id="55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有</w:t>
        </w:r>
      </w:ins>
      <w:r>
        <w:rPr>
          <w:rFonts w:ascii="Times New Roman" w:hAnsi="Times New Roman" w:eastAsia="宋体"/>
          <w:i w:val="0"/>
          <w:sz w:val="21"/>
        </w:rPr>
        <w:t>明显短板[14]</w:t>
      </w:r>
      <w:del w:id="55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；</w:delText>
        </w:r>
      </w:del>
      <w:ins w:id="55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。</w:t>
        </w:r>
      </w:ins>
      <w:r>
        <w:rPr>
          <w:rFonts w:ascii="Times New Roman" w:hAnsi="Times New Roman" w:eastAsia="宋体"/>
          <w:i w:val="0"/>
          <w:sz w:val="21"/>
        </w:rPr>
        <w:t xml:space="preserve">DrawEduMath </w:t>
      </w:r>
      <w:del w:id="55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以</w:delText>
        </w:r>
      </w:del>
      <w:ins w:id="56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使用</w:t>
        </w:r>
      </w:ins>
      <w:r>
        <w:rPr>
          <w:rFonts w:ascii="Times New Roman" w:hAnsi="Times New Roman" w:eastAsia="宋体"/>
          <w:i w:val="0"/>
          <w:sz w:val="21"/>
        </w:rPr>
        <w:t>教师标注的中小学生手绘数学图像</w:t>
      </w:r>
      <w:del w:id="56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揭</w:delText>
        </w:r>
      </w:del>
      <w:ins w:id="56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，显</w:t>
        </w:r>
      </w:ins>
      <w:r>
        <w:rPr>
          <w:rFonts w:ascii="Times New Roman" w:hAnsi="Times New Roman" w:eastAsia="宋体"/>
          <w:i w:val="0"/>
          <w:sz w:val="21"/>
        </w:rPr>
        <w:t>示</w:t>
      </w:r>
      <w:del w:id="56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了</w:delText>
        </w:r>
      </w:del>
      <w:r>
        <w:rPr>
          <w:rFonts w:ascii="Times New Roman" w:hAnsi="Times New Roman" w:eastAsia="宋体"/>
          <w:i w:val="0"/>
          <w:sz w:val="21"/>
        </w:rPr>
        <w:t>模型理解真实学生图形作答的</w:t>
      </w:r>
      <w:del w:id="56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局</w:delText>
        </w:r>
      </w:del>
      <w:ins w:id="56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能力仍有</w:t>
        </w:r>
      </w:ins>
      <w:r>
        <w:rPr>
          <w:rFonts w:ascii="Times New Roman" w:hAnsi="Times New Roman" w:eastAsia="宋体"/>
          <w:i w:val="0"/>
          <w:sz w:val="21"/>
        </w:rPr>
        <w:t xml:space="preserve">限[15]。CHECK-MAT </w:t>
      </w:r>
      <w:del w:id="56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基于</w:delText>
        </w:r>
      </w:del>
      <w:ins w:id="56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将</w:t>
        </w:r>
      </w:ins>
      <w:r>
        <w:rPr>
          <w:rFonts w:ascii="Times New Roman" w:hAnsi="Times New Roman" w:eastAsia="宋体"/>
          <w:i w:val="0"/>
          <w:sz w:val="21"/>
        </w:rPr>
        <w:t>国家统一考试中的真实手写解答与细化量规结合，</w:t>
      </w:r>
      <w:del w:id="56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强调</w:delText>
        </w:r>
      </w:del>
      <w:ins w:id="56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结果表明</w:t>
        </w:r>
      </w:ins>
      <w:r>
        <w:rPr>
          <w:rFonts w:ascii="Times New Roman" w:hAnsi="Times New Roman" w:eastAsia="宋体"/>
          <w:i w:val="0"/>
          <w:sz w:val="21"/>
        </w:rPr>
        <w:t>自动评分</w:t>
      </w:r>
      <w:ins w:id="57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需要</w:t>
        </w:r>
      </w:ins>
      <w:r>
        <w:rPr>
          <w:rFonts w:ascii="Times New Roman" w:hAnsi="Times New Roman" w:eastAsia="宋体"/>
          <w:i w:val="0"/>
          <w:sz w:val="21"/>
        </w:rPr>
        <w:t>同时</w:t>
      </w:r>
      <w:del w:id="57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要求</w:delText>
        </w:r>
      </w:del>
      <w:ins w:id="57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处理</w:t>
        </w:r>
      </w:ins>
      <w:r>
        <w:rPr>
          <w:rFonts w:ascii="Times New Roman" w:hAnsi="Times New Roman" w:eastAsia="宋体"/>
          <w:i w:val="0"/>
          <w:sz w:val="21"/>
        </w:rPr>
        <w:t>视觉理解和数学推理[16]。VEHME 通过结构化推理数据训练</w:t>
      </w:r>
      <w:del w:id="57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与</w:delText>
        </w:r>
      </w:del>
      <w:ins w:id="57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>表达式感知视觉提示，提高</w:t>
      </w:r>
      <w:ins w:id="57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了</w:t>
        </w:r>
      </w:ins>
      <w:r>
        <w:rPr>
          <w:rFonts w:ascii="Times New Roman" w:hAnsi="Times New Roman" w:eastAsia="宋体"/>
          <w:i w:val="0"/>
          <w:sz w:val="21"/>
        </w:rPr>
        <w:t>模型对开放式手写数学作答</w:t>
      </w:r>
      <w:del w:id="57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的</w:delText>
        </w:r>
      </w:del>
      <w:ins w:id="57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中</w:t>
        </w:r>
      </w:ins>
      <w:r>
        <w:rPr>
          <w:rFonts w:ascii="Times New Roman" w:hAnsi="Times New Roman" w:eastAsia="宋体"/>
          <w:i w:val="0"/>
          <w:sz w:val="21"/>
        </w:rPr>
        <w:t>错误</w:t>
      </w:r>
      <w:ins w:id="57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</w:t>
        </w:r>
      </w:ins>
      <w:r>
        <w:rPr>
          <w:rFonts w:ascii="Times New Roman" w:hAnsi="Times New Roman" w:eastAsia="宋体"/>
          <w:i w:val="0"/>
          <w:sz w:val="21"/>
        </w:rPr>
        <w:t>识别与定位能力[17]。</w:t>
      </w:r>
      <w:del w:id="57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而</w:delText>
        </w:r>
      </w:del>
      <w:r>
        <w:rPr>
          <w:rFonts w:ascii="Times New Roman" w:hAnsi="Times New Roman" w:eastAsia="宋体"/>
          <w:i w:val="0"/>
          <w:sz w:val="21"/>
        </w:rPr>
        <w:t>针对学生手绘函数图像的研究也</w:t>
      </w:r>
      <w:del w:id="58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表明</w:delText>
        </w:r>
      </w:del>
      <w:ins w:id="58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发现</w:t>
        </w:r>
      </w:ins>
      <w:r>
        <w:rPr>
          <w:rFonts w:ascii="Times New Roman" w:hAnsi="Times New Roman" w:eastAsia="宋体"/>
          <w:i w:val="0"/>
          <w:sz w:val="21"/>
        </w:rPr>
        <w:t>，通用视觉大模型在复杂图形判</w:t>
      </w:r>
      <w:del w:id="58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定</w:delText>
        </w:r>
      </w:del>
      <w:ins w:id="58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断</w:t>
        </w:r>
      </w:ins>
      <w:r>
        <w:rPr>
          <w:rFonts w:ascii="Times New Roman" w:hAnsi="Times New Roman" w:eastAsia="宋体"/>
          <w:i w:val="0"/>
          <w:sz w:val="21"/>
        </w:rPr>
        <w:t>上的稳定性仍</w:t>
      </w:r>
      <w:ins w:id="58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然</w:t>
        </w:r>
      </w:ins>
      <w:r>
        <w:rPr>
          <w:rFonts w:ascii="Times New Roman" w:hAnsi="Times New Roman" w:eastAsia="宋体"/>
          <w:i w:val="0"/>
          <w:sz w:val="21"/>
        </w:rPr>
        <w:t>有限[18]。</w:t>
      </w:r>
      <w:del w:id="58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因此，</w:delText>
        </w:r>
      </w:del>
      <w:ins w:id="58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对</w:t>
        </w:r>
      </w:ins>
      <w:r>
        <w:rPr>
          <w:rFonts w:ascii="Times New Roman" w:hAnsi="Times New Roman" w:eastAsia="宋体"/>
          <w:i w:val="0"/>
          <w:sz w:val="21"/>
        </w:rPr>
        <w:t>作图题</w:t>
      </w:r>
      <w:del w:id="58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风险不能简单归结为“图片是否看清”</w:delText>
        </w:r>
      </w:del>
      <w:ins w:id="58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进行评分时，系统既要识别学生实际画出的内容</w:t>
        </w:r>
      </w:ins>
      <w:r>
        <w:rPr>
          <w:rFonts w:ascii="Times New Roman" w:hAnsi="Times New Roman" w:eastAsia="宋体"/>
          <w:i w:val="0"/>
          <w:sz w:val="21"/>
        </w:rPr>
        <w:t>，还</w:t>
      </w:r>
      <w:del w:id="58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涉及视觉证</w:delText>
        </w:r>
      </w:del>
      <w:ins w:id="59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要依</w:t>
        </w:r>
      </w:ins>
      <w:r>
        <w:rPr>
          <w:rFonts w:ascii="Times New Roman" w:hAnsi="Times New Roman" w:eastAsia="宋体"/>
          <w:i w:val="0"/>
          <w:sz w:val="21"/>
        </w:rPr>
        <w:t>据</w:t>
      </w:r>
      <w:del w:id="59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能否支持数学约束判断</w:delText>
        </w:r>
      </w:del>
      <w:ins w:id="59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题意核对位置关系和几何条件</w:t>
        </w:r>
      </w:ins>
      <w:r>
        <w:rPr>
          <w:rFonts w:ascii="Times New Roman" w:hAnsi="Times New Roman" w:eastAsia="宋体"/>
          <w:i w:val="0"/>
          <w:sz w:val="21"/>
        </w:rPr>
        <w:t>。</w:t>
      </w:r>
    </w:p>
    <w:p w14:paraId="66D04C0C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（三）人机协同、评分量规与国内实践</w:t>
      </w:r>
    </w:p>
    <w:p w14:paraId="3B911D76">
      <w:pPr>
        <w:keepLines w:val="0"/>
        <w:spacing w:before="0" w:after="60" w:line="300" w:lineRule="auto"/>
        <w:ind w:firstLine="420"/>
      </w:pPr>
      <w:ins w:id="59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在</w:t>
        </w:r>
      </w:ins>
      <w:r>
        <w:rPr>
          <w:rFonts w:ascii="Times New Roman" w:hAnsi="Times New Roman" w:eastAsia="宋体"/>
          <w:i w:val="0"/>
          <w:sz w:val="21"/>
        </w:rPr>
        <w:t>人机协同</w:t>
      </w:r>
      <w:ins w:id="59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评分</w:t>
        </w:r>
      </w:ins>
      <w:r>
        <w:rPr>
          <w:rFonts w:ascii="Times New Roman" w:hAnsi="Times New Roman" w:eastAsia="宋体"/>
          <w:i w:val="0"/>
          <w:sz w:val="21"/>
        </w:rPr>
        <w:t>研究</w:t>
      </w:r>
      <w:del w:id="59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逐渐将</w:delText>
        </w:r>
      </w:del>
      <w:ins w:id="59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中，</w:t>
        </w:r>
      </w:ins>
      <w:r>
        <w:rPr>
          <w:rFonts w:ascii="Times New Roman" w:hAnsi="Times New Roman" w:eastAsia="宋体"/>
          <w:i w:val="0"/>
          <w:sz w:val="21"/>
        </w:rPr>
        <w:t>教师</w:t>
      </w:r>
      <w:del w:id="59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置于</w:delText>
        </w:r>
      </w:del>
      <w:ins w:id="59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参与</w:t>
        </w:r>
      </w:ins>
      <w:r>
        <w:rPr>
          <w:rFonts w:ascii="Times New Roman" w:hAnsi="Times New Roman" w:eastAsia="宋体"/>
          <w:i w:val="0"/>
          <w:sz w:val="21"/>
        </w:rPr>
        <w:t>评分标准设计</w:t>
      </w:r>
      <w:del w:id="59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、</w:delText>
        </w:r>
      </w:del>
      <w:ins w:id="60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>提示词</w:t>
      </w:r>
      <w:del w:id="60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优化、</w:delText>
        </w:r>
      </w:del>
      <w:ins w:id="60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调整，并负责</w:t>
        </w:r>
      </w:ins>
      <w:r>
        <w:rPr>
          <w:rFonts w:ascii="Times New Roman" w:hAnsi="Times New Roman" w:eastAsia="宋体"/>
          <w:i w:val="0"/>
          <w:sz w:val="21"/>
        </w:rPr>
        <w:t>异常样本复核</w:t>
      </w:r>
      <w:del w:id="60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和</w:delText>
        </w:r>
      </w:del>
      <w:ins w:id="60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及</w:t>
        </w:r>
      </w:ins>
      <w:r>
        <w:rPr>
          <w:rFonts w:ascii="Times New Roman" w:hAnsi="Times New Roman" w:eastAsia="宋体"/>
          <w:i w:val="0"/>
          <w:sz w:val="21"/>
        </w:rPr>
        <w:t>结果使用</w:t>
      </w:r>
      <w:del w:id="60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的关键位置</w:delText>
        </w:r>
      </w:del>
      <w:r>
        <w:rPr>
          <w:rFonts w:ascii="Times New Roman" w:hAnsi="Times New Roman" w:eastAsia="宋体"/>
          <w:i w:val="0"/>
          <w:sz w:val="21"/>
        </w:rPr>
        <w:t xml:space="preserve">。CoTAL </w:t>
      </w:r>
      <w:del w:id="60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通过</w:delText>
        </w:r>
      </w:del>
      <w:ins w:id="60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采用有</w:t>
        </w:r>
      </w:ins>
      <w:r>
        <w:rPr>
          <w:rFonts w:ascii="Times New Roman" w:hAnsi="Times New Roman" w:eastAsia="宋体"/>
          <w:i w:val="0"/>
          <w:sz w:val="21"/>
        </w:rPr>
        <w:t>人</w:t>
      </w:r>
      <w:del w:id="60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类</w:delText>
        </w:r>
      </w:del>
      <w:r>
        <w:rPr>
          <w:rFonts w:ascii="Times New Roman" w:hAnsi="Times New Roman" w:eastAsia="宋体"/>
          <w:i w:val="0"/>
          <w:sz w:val="21"/>
        </w:rPr>
        <w:t>参与的提示词</w:t>
      </w:r>
      <w:del w:id="60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与</w:delText>
        </w:r>
      </w:del>
      <w:ins w:id="61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优化和</w:t>
        </w:r>
      </w:ins>
      <w:r>
        <w:rPr>
          <w:rFonts w:ascii="Times New Roman" w:hAnsi="Times New Roman" w:eastAsia="宋体"/>
          <w:i w:val="0"/>
          <w:sz w:val="21"/>
        </w:rPr>
        <w:t>主动学习</w:t>
      </w:r>
      <w:ins w:id="61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，用于</w:t>
        </w:r>
      </w:ins>
      <w:r>
        <w:rPr>
          <w:rFonts w:ascii="Times New Roman" w:hAnsi="Times New Roman" w:eastAsia="宋体"/>
          <w:i w:val="0"/>
          <w:sz w:val="21"/>
        </w:rPr>
        <w:t>改进形成性评价评分[19]。近期</w:t>
      </w:r>
      <w:ins w:id="61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两项</w:t>
        </w:r>
      </w:ins>
      <w:r>
        <w:rPr>
          <w:rFonts w:ascii="Times New Roman" w:hAnsi="Times New Roman" w:eastAsia="宋体"/>
          <w:i w:val="0"/>
          <w:sz w:val="21"/>
        </w:rPr>
        <w:t>预印本</w:t>
      </w:r>
      <w:del w:id="61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进一步探索</w:delText>
        </w:r>
      </w:del>
      <w:ins w:id="61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分别研究</w:t>
        </w:r>
      </w:ins>
      <w:r>
        <w:rPr>
          <w:rFonts w:ascii="Times New Roman" w:hAnsi="Times New Roman" w:eastAsia="宋体"/>
          <w:i w:val="0"/>
          <w:sz w:val="21"/>
        </w:rPr>
        <w:t>了</w:t>
      </w:r>
      <w:del w:id="61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面向</w:delText>
        </w:r>
      </w:del>
      <w:r>
        <w:rPr>
          <w:rFonts w:ascii="Times New Roman" w:hAnsi="Times New Roman" w:eastAsia="宋体"/>
          <w:i w:val="0"/>
          <w:sz w:val="21"/>
        </w:rPr>
        <w:t>手写数学与</w:t>
      </w:r>
      <w:ins w:id="61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 </w:t>
        </w:r>
      </w:ins>
      <w:r>
        <w:rPr>
          <w:rFonts w:ascii="Times New Roman" w:hAnsi="Times New Roman" w:eastAsia="宋体"/>
          <w:i w:val="0"/>
          <w:sz w:val="21"/>
        </w:rPr>
        <w:t>STEM</w:t>
      </w:r>
      <w:ins w:id="61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 </w:t>
        </w:r>
      </w:ins>
      <w:r>
        <w:rPr>
          <w:rFonts w:ascii="Times New Roman" w:hAnsi="Times New Roman" w:eastAsia="宋体"/>
          <w:i w:val="0"/>
          <w:sz w:val="21"/>
        </w:rPr>
        <w:t>测验</w:t>
      </w:r>
      <w:ins w:id="61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中</w:t>
        </w:r>
      </w:ins>
      <w:r>
        <w:rPr>
          <w:rFonts w:ascii="Times New Roman" w:hAnsi="Times New Roman" w:eastAsia="宋体"/>
          <w:i w:val="0"/>
          <w:sz w:val="21"/>
        </w:rPr>
        <w:t>的人机协同评分流程</w:t>
      </w:r>
      <w:del w:id="61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：</w:delText>
        </w:r>
      </w:del>
      <w:ins w:id="62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。其中</w:t>
        </w:r>
      </w:ins>
      <w:r>
        <w:rPr>
          <w:rFonts w:ascii="Times New Roman" w:hAnsi="Times New Roman" w:eastAsia="宋体"/>
          <w:i w:val="0"/>
          <w:sz w:val="21"/>
        </w:rPr>
        <w:t>一</w:t>
      </w:r>
      <w:del w:id="62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类研究将</w:delText>
        </w:r>
      </w:del>
      <w:ins w:id="62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项把</w:t>
        </w:r>
      </w:ins>
      <w:r>
        <w:rPr>
          <w:rFonts w:ascii="Times New Roman" w:hAnsi="Times New Roman" w:eastAsia="宋体"/>
          <w:i w:val="0"/>
          <w:sz w:val="21"/>
        </w:rPr>
        <w:t>参考解答、细化评分量规</w:t>
      </w:r>
      <w:del w:id="62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、</w:delText>
        </w:r>
      </w:del>
      <w:ins w:id="62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>多次独立评分</w:t>
      </w:r>
      <w:del w:id="62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、</w:delText>
        </w:r>
      </w:del>
      <w:ins w:id="62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结合起来，在</w:t>
        </w:r>
      </w:ins>
      <w:r>
        <w:rPr>
          <w:rFonts w:ascii="Times New Roman" w:hAnsi="Times New Roman" w:eastAsia="宋体"/>
          <w:i w:val="0"/>
          <w:sz w:val="21"/>
        </w:rPr>
        <w:t>一致性检查</w:t>
      </w:r>
      <w:del w:id="62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与</w:delText>
        </w:r>
      </w:del>
      <w:ins w:id="62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后由</w:t>
        </w:r>
      </w:ins>
      <w:r>
        <w:rPr>
          <w:rFonts w:ascii="Times New Roman" w:hAnsi="Times New Roman" w:eastAsia="宋体"/>
          <w:i w:val="0"/>
          <w:sz w:val="21"/>
        </w:rPr>
        <w:t>教师最终核验</w:t>
      </w:r>
      <w:del w:id="62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相结合</w:delText>
        </w:r>
      </w:del>
      <w:r>
        <w:rPr>
          <w:rFonts w:ascii="Times New Roman" w:hAnsi="Times New Roman" w:eastAsia="宋体"/>
          <w:i w:val="0"/>
          <w:sz w:val="21"/>
        </w:rPr>
        <w:t>；另一</w:t>
      </w:r>
      <w:del w:id="63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类研究则通过</w:delText>
        </w:r>
      </w:del>
      <w:ins w:id="63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项使用</w:t>
        </w:r>
      </w:ins>
      <w:r>
        <w:rPr>
          <w:rFonts w:ascii="Times New Roman" w:hAnsi="Times New Roman" w:eastAsia="宋体"/>
          <w:i w:val="0"/>
          <w:sz w:val="21"/>
        </w:rPr>
        <w:t>结构化输出模板、参考解答</w:t>
      </w:r>
      <w:del w:id="63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与</w:delText>
        </w:r>
      </w:del>
      <w:ins w:id="63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>评分规则</w:t>
      </w:r>
      <w:del w:id="63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约束</w:delText>
        </w:r>
      </w:del>
      <w:r>
        <w:rPr>
          <w:rFonts w:ascii="Times New Roman" w:hAnsi="Times New Roman" w:eastAsia="宋体"/>
          <w:i w:val="0"/>
          <w:sz w:val="21"/>
        </w:rPr>
        <w:t>，</w:t>
      </w:r>
      <w:del w:id="63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以及</w:delText>
        </w:r>
      </w:del>
      <w:ins w:id="63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并设置</w:t>
        </w:r>
      </w:ins>
      <w:r>
        <w:rPr>
          <w:rFonts w:ascii="Times New Roman" w:hAnsi="Times New Roman" w:eastAsia="宋体"/>
          <w:i w:val="0"/>
          <w:sz w:val="21"/>
        </w:rPr>
        <w:t>空白作答检测、不一致标记</w:t>
      </w:r>
      <w:del w:id="63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和</w:delText>
        </w:r>
      </w:del>
      <w:ins w:id="63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及</w:t>
        </w:r>
      </w:ins>
      <w:r>
        <w:rPr>
          <w:rFonts w:ascii="Times New Roman" w:hAnsi="Times New Roman" w:eastAsia="宋体"/>
          <w:i w:val="0"/>
          <w:sz w:val="21"/>
        </w:rPr>
        <w:t>人工升级处理</w:t>
      </w:r>
      <w:del w:id="63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，提高评分结果的稳定性与可审查性</w:delText>
        </w:r>
      </w:del>
      <w:r>
        <w:rPr>
          <w:rFonts w:ascii="Times New Roman" w:hAnsi="Times New Roman" w:eastAsia="宋体"/>
          <w:i w:val="0"/>
          <w:sz w:val="21"/>
        </w:rPr>
        <w:t>[20-21]。这些</w:t>
      </w:r>
      <w:del w:id="64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工作</w:delText>
        </w:r>
      </w:del>
      <w:ins w:id="64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做法</w:t>
        </w:r>
      </w:ins>
      <w:r>
        <w:rPr>
          <w:rFonts w:ascii="Times New Roman" w:hAnsi="Times New Roman" w:eastAsia="宋体"/>
          <w:i w:val="0"/>
          <w:sz w:val="21"/>
        </w:rPr>
        <w:t>为</w:t>
      </w:r>
      <w:del w:id="64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系统</w:delText>
        </w:r>
      </w:del>
      <w:ins w:id="64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复核</w:t>
        </w:r>
      </w:ins>
      <w:r>
        <w:rPr>
          <w:rFonts w:ascii="Times New Roman" w:hAnsi="Times New Roman" w:eastAsia="宋体"/>
          <w:i w:val="0"/>
          <w:sz w:val="21"/>
        </w:rPr>
        <w:t>流程设计提供了</w:t>
      </w:r>
      <w:ins w:id="64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参考，但现有证据仍主要来自</w:t>
        </w:r>
      </w:ins>
      <w:r>
        <w:rPr>
          <w:rFonts w:ascii="Times New Roman" w:hAnsi="Times New Roman" w:eastAsia="宋体"/>
          <w:i w:val="0"/>
          <w:sz w:val="21"/>
        </w:rPr>
        <w:t>前沿技术</w:t>
      </w:r>
      <w:del w:id="64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参照，但自动评分能否进入</w:delText>
        </w:r>
      </w:del>
      <w:ins w:id="64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探索。用于</w:t>
        </w:r>
      </w:ins>
      <w:r>
        <w:rPr>
          <w:rFonts w:ascii="Times New Roman" w:hAnsi="Times New Roman" w:eastAsia="宋体"/>
          <w:i w:val="0"/>
          <w:sz w:val="21"/>
        </w:rPr>
        <w:t>真实教学</w:t>
      </w:r>
      <w:del w:id="64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使用</w:delText>
        </w:r>
      </w:del>
      <w:ins w:id="64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时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64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仍</w:delText>
        </w:r>
      </w:del>
      <w:ins w:id="65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还</w:t>
        </w:r>
      </w:ins>
      <w:r>
        <w:rPr>
          <w:rFonts w:ascii="Times New Roman" w:hAnsi="Times New Roman" w:eastAsia="宋体"/>
          <w:i w:val="0"/>
          <w:sz w:val="21"/>
        </w:rPr>
        <w:t>需</w:t>
      </w:r>
      <w:del w:id="65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接受公平性</w:delText>
        </w:r>
      </w:del>
      <w:ins w:id="65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分别考察具体题目上的评分表现</w:t>
        </w:r>
      </w:ins>
      <w:r>
        <w:rPr>
          <w:rFonts w:ascii="Times New Roman" w:hAnsi="Times New Roman" w:eastAsia="宋体"/>
          <w:i w:val="0"/>
          <w:sz w:val="21"/>
        </w:rPr>
        <w:t>、</w:t>
      </w:r>
      <w:del w:id="65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透</w:delText>
        </w:r>
      </w:del>
      <w:ins w:id="65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评分依据能否说</w:t>
        </w:r>
      </w:ins>
      <w:r>
        <w:rPr>
          <w:rFonts w:ascii="Times New Roman" w:hAnsi="Times New Roman" w:eastAsia="宋体"/>
          <w:i w:val="0"/>
          <w:sz w:val="21"/>
        </w:rPr>
        <w:t>明</w:t>
      </w:r>
      <w:del w:id="65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度、任务适配和持续监测等评价</w:delText>
        </w:r>
      </w:del>
      <w:ins w:id="65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以及教师需</w:t>
        </w:r>
      </w:ins>
      <w:r>
        <w:rPr>
          <w:rFonts w:ascii="Times New Roman" w:hAnsi="Times New Roman" w:eastAsia="宋体"/>
          <w:i w:val="0"/>
          <w:sz w:val="21"/>
        </w:rPr>
        <w:t>要</w:t>
      </w:r>
      <w:del w:id="65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求</w:delText>
        </w:r>
      </w:del>
      <w:ins w:id="65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承担的复核工作</w:t>
        </w:r>
      </w:ins>
      <w:r>
        <w:rPr>
          <w:rFonts w:ascii="Times New Roman" w:hAnsi="Times New Roman" w:eastAsia="宋体"/>
          <w:i w:val="0"/>
          <w:sz w:val="21"/>
        </w:rPr>
        <w:t>[8,22]。</w:t>
      </w:r>
    </w:p>
    <w:p w14:paraId="0C4C61B8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国内智能评卷</w:t>
      </w:r>
      <w:ins w:id="65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研究已</w:t>
        </w:r>
      </w:ins>
      <w:r>
        <w:rPr>
          <w:rFonts w:ascii="Times New Roman" w:hAnsi="Times New Roman" w:eastAsia="宋体"/>
          <w:i w:val="0"/>
          <w:sz w:val="21"/>
        </w:rPr>
        <w:t>经</w:t>
      </w:r>
      <w:del w:id="66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历了从</w:delText>
        </w:r>
      </w:del>
      <w:ins w:id="66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涉及</w:t>
        </w:r>
      </w:ins>
      <w:r>
        <w:rPr>
          <w:rFonts w:ascii="Times New Roman" w:hAnsi="Times New Roman" w:eastAsia="宋体"/>
          <w:i w:val="0"/>
          <w:sz w:val="21"/>
        </w:rPr>
        <w:t>扫描网上评卷、机器辅助质检</w:t>
      </w:r>
      <w:del w:id="66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到</w:delText>
        </w:r>
      </w:del>
      <w:ins w:id="66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>大模型</w:t>
      </w:r>
      <w:del w:id="66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参与</w:delText>
        </w:r>
      </w:del>
      <w:r>
        <w:rPr>
          <w:rFonts w:ascii="Times New Roman" w:hAnsi="Times New Roman" w:eastAsia="宋体"/>
          <w:i w:val="0"/>
          <w:sz w:val="21"/>
        </w:rPr>
        <w:t>全题型评分</w:t>
      </w:r>
      <w:del w:id="66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的发展</w:delText>
        </w:r>
      </w:del>
      <w:r>
        <w:rPr>
          <w:rFonts w:ascii="Times New Roman" w:hAnsi="Times New Roman" w:eastAsia="宋体"/>
          <w:i w:val="0"/>
          <w:sz w:val="21"/>
        </w:rPr>
        <w:t>。纸笔智能网上评卷系统</w:t>
      </w:r>
      <w:del w:id="66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已</w:delText>
        </w:r>
      </w:del>
      <w:r>
        <w:rPr>
          <w:rFonts w:ascii="Times New Roman" w:hAnsi="Times New Roman" w:eastAsia="宋体"/>
          <w:i w:val="0"/>
          <w:sz w:val="21"/>
        </w:rPr>
        <w:t>将主观题识别</w:t>
      </w:r>
      <w:del w:id="66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和</w:delText>
        </w:r>
      </w:del>
      <w:ins w:id="66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接入</w:t>
        </w:r>
      </w:ins>
      <w:r>
        <w:rPr>
          <w:rFonts w:ascii="Times New Roman" w:hAnsi="Times New Roman" w:eastAsia="宋体"/>
          <w:i w:val="0"/>
          <w:sz w:val="21"/>
        </w:rPr>
        <w:t>扫描阅卷流程</w:t>
      </w:r>
      <w:del w:id="66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结合</w:delText>
        </w:r>
      </w:del>
      <w:r>
        <w:rPr>
          <w:rFonts w:ascii="Times New Roman" w:hAnsi="Times New Roman" w:eastAsia="宋体"/>
          <w:i w:val="0"/>
          <w:sz w:val="21"/>
        </w:rPr>
        <w:t>[23]；高考网评实践</w:t>
      </w:r>
      <w:del w:id="67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探索</w:delText>
        </w:r>
      </w:del>
      <w:ins w:id="67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考察</w:t>
        </w:r>
      </w:ins>
      <w:r>
        <w:rPr>
          <w:rFonts w:ascii="Times New Roman" w:hAnsi="Times New Roman" w:eastAsia="宋体"/>
          <w:i w:val="0"/>
          <w:sz w:val="21"/>
        </w:rPr>
        <w:t>了人工智能评分参与“一评”的人机协同方式[24]；大模型全题型阅卷研究</w:t>
      </w:r>
      <w:del w:id="67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开始</w:delText>
        </w:r>
      </w:del>
      <w:r>
        <w:rPr>
          <w:rFonts w:ascii="Times New Roman" w:hAnsi="Times New Roman" w:eastAsia="宋体"/>
          <w:i w:val="0"/>
          <w:sz w:val="21"/>
        </w:rPr>
        <w:t>讨论</w:t>
      </w:r>
      <w:ins w:id="67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了</w:t>
        </w:r>
      </w:ins>
      <w:r>
        <w:rPr>
          <w:rFonts w:ascii="Times New Roman" w:hAnsi="Times New Roman" w:eastAsia="宋体"/>
          <w:i w:val="0"/>
          <w:sz w:val="21"/>
        </w:rPr>
        <w:t>辅助定标、评分质量和过程可解释性[25]</w:t>
      </w:r>
      <w:del w:id="67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；已有研究</w:delText>
        </w:r>
      </w:del>
      <w:ins w:id="67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。孙利君</w:t>
        </w:r>
      </w:ins>
      <w:r>
        <w:rPr>
          <w:rFonts w:ascii="Times New Roman" w:hAnsi="Times New Roman" w:eastAsia="宋体"/>
          <w:i w:val="0"/>
          <w:sz w:val="21"/>
        </w:rPr>
        <w:t>还</w:t>
      </w:r>
      <w:del w:id="67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从</w:delText>
        </w:r>
      </w:del>
      <w:ins w:id="67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将相关做法归纳为</w:t>
        </w:r>
      </w:ins>
      <w:r>
        <w:rPr>
          <w:rFonts w:ascii="Times New Roman" w:hAnsi="Times New Roman" w:eastAsia="宋体"/>
          <w:i w:val="0"/>
          <w:sz w:val="21"/>
        </w:rPr>
        <w:t xml:space="preserve"> AI 辅助质检、AI 参与赋分、专家辅助质检和双 AI 评分等</w:t>
      </w:r>
      <w:del w:id="67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角度区分</w:delText>
        </w:r>
      </w:del>
      <w:r>
        <w:rPr>
          <w:rFonts w:ascii="Times New Roman" w:hAnsi="Times New Roman" w:eastAsia="宋体"/>
          <w:i w:val="0"/>
          <w:sz w:val="21"/>
        </w:rPr>
        <w:t>实施模式[26]。在数学教育领域，人工智能已</w:t>
      </w:r>
      <w:ins w:id="67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被</w:t>
        </w:r>
      </w:ins>
      <w:r>
        <w:rPr>
          <w:rFonts w:ascii="Times New Roman" w:hAnsi="Times New Roman" w:eastAsia="宋体"/>
          <w:i w:val="0"/>
          <w:sz w:val="21"/>
        </w:rPr>
        <w:t>用于课堂教学评价</w:t>
      </w:r>
      <w:del w:id="68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与</w:delText>
        </w:r>
      </w:del>
      <w:ins w:id="68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>数学交流环境分析[27]</w:t>
      </w:r>
      <w:del w:id="68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，</w:delText>
        </w:r>
      </w:del>
      <w:ins w:id="68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；</w:t>
        </w:r>
      </w:ins>
      <w:r>
        <w:rPr>
          <w:rFonts w:ascii="Times New Roman" w:hAnsi="Times New Roman" w:eastAsia="宋体"/>
          <w:i w:val="0"/>
          <w:sz w:val="21"/>
        </w:rPr>
        <w:t>生成式 AI 与动态可视化</w:t>
      </w:r>
      <w:del w:id="68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工具</w:delText>
        </w:r>
      </w:del>
      <w:ins w:id="68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软件</w:t>
        </w:r>
      </w:ins>
      <w:r>
        <w:rPr>
          <w:rFonts w:ascii="Times New Roman" w:hAnsi="Times New Roman" w:eastAsia="宋体"/>
          <w:i w:val="0"/>
          <w:sz w:val="21"/>
        </w:rPr>
        <w:t>的整合</w:t>
      </w:r>
      <w:ins w:id="68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研究</w:t>
        </w:r>
      </w:ins>
      <w:r>
        <w:rPr>
          <w:rFonts w:ascii="Times New Roman" w:hAnsi="Times New Roman" w:eastAsia="宋体"/>
          <w:i w:val="0"/>
          <w:sz w:val="21"/>
        </w:rPr>
        <w:t>也</w:t>
      </w:r>
      <w:del w:id="68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提示</w:delText>
        </w:r>
      </w:del>
      <w:ins w:id="68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指出，</w:t>
        </w:r>
      </w:ins>
      <w:r>
        <w:rPr>
          <w:rFonts w:ascii="Times New Roman" w:hAnsi="Times New Roman" w:eastAsia="宋体"/>
          <w:i w:val="0"/>
          <w:sz w:val="21"/>
        </w:rPr>
        <w:t>数学任务需要</w:t>
      </w:r>
      <w:del w:id="68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专门</w:delText>
        </w:r>
      </w:del>
      <w:ins w:id="69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相应</w:t>
        </w:r>
      </w:ins>
      <w:r>
        <w:rPr>
          <w:rFonts w:ascii="Times New Roman" w:hAnsi="Times New Roman" w:eastAsia="宋体"/>
          <w:i w:val="0"/>
          <w:sz w:val="21"/>
        </w:rPr>
        <w:t>的符号</w:t>
      </w:r>
      <w:del w:id="69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与</w:delText>
        </w:r>
      </w:del>
      <w:ins w:id="69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>图形工具支持[28]。智慧考试研究</w:t>
      </w:r>
      <w:del w:id="69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强调</w:delText>
        </w:r>
      </w:del>
      <w:ins w:id="69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提出</w:t>
        </w:r>
      </w:ins>
      <w:r>
        <w:rPr>
          <w:rFonts w:ascii="Times New Roman" w:hAnsi="Times New Roman" w:eastAsia="宋体"/>
          <w:i w:val="0"/>
          <w:sz w:val="21"/>
        </w:rPr>
        <w:t>以数字化</w:t>
      </w:r>
      <w:del w:id="69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重构</w:delText>
        </w:r>
      </w:del>
      <w:ins w:id="69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方式改进</w:t>
        </w:r>
      </w:ins>
      <w:r>
        <w:rPr>
          <w:rFonts w:ascii="Times New Roman" w:hAnsi="Times New Roman" w:eastAsia="宋体"/>
          <w:i w:val="0"/>
          <w:sz w:val="21"/>
        </w:rPr>
        <w:t>命题、投送、评分和评价流程[29]</w:t>
      </w:r>
      <w:del w:id="69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，</w:delText>
        </w:r>
      </w:del>
      <w:ins w:id="69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。</w:t>
        </w:r>
      </w:ins>
      <w:r>
        <w:rPr>
          <w:rFonts w:ascii="Times New Roman" w:hAnsi="Times New Roman" w:eastAsia="宋体"/>
          <w:i w:val="0"/>
          <w:sz w:val="21"/>
        </w:rPr>
        <w:t>可信赖教育人工智能研究则</w:t>
      </w:r>
      <w:del w:id="69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要求以</w:delText>
        </w:r>
      </w:del>
      <w:ins w:id="70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强调，系统应用应满足</w:t>
        </w:r>
      </w:ins>
      <w:r>
        <w:rPr>
          <w:rFonts w:ascii="Times New Roman" w:hAnsi="Times New Roman" w:eastAsia="宋体"/>
          <w:i w:val="0"/>
          <w:sz w:val="21"/>
        </w:rPr>
        <w:t>可靠、安全</w:t>
      </w:r>
      <w:del w:id="70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、</w:delText>
        </w:r>
      </w:del>
      <w:ins w:id="70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>可解释</w:t>
      </w:r>
      <w:del w:id="70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和</w:delText>
        </w:r>
      </w:del>
      <w:ins w:id="70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等要求，并保留</w:t>
        </w:r>
      </w:ins>
      <w:r>
        <w:rPr>
          <w:rFonts w:ascii="Times New Roman" w:hAnsi="Times New Roman" w:eastAsia="宋体"/>
          <w:i w:val="0"/>
          <w:sz w:val="21"/>
        </w:rPr>
        <w:t>人的最终责任</w:t>
      </w:r>
      <w:del w:id="70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为基本原则</w:delText>
        </w:r>
      </w:del>
      <w:r>
        <w:rPr>
          <w:rFonts w:ascii="Times New Roman" w:hAnsi="Times New Roman" w:eastAsia="宋体"/>
          <w:i w:val="0"/>
          <w:sz w:val="21"/>
        </w:rPr>
        <w:t>[30]。</w:t>
      </w:r>
    </w:p>
    <w:p w14:paraId="71C53810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（四）基于数学作答证据结构的分析框架</w:t>
      </w:r>
    </w:p>
    <w:p w14:paraId="1049553F">
      <w:pPr>
        <w:keepLines w:val="0"/>
        <w:spacing w:before="0" w:after="60" w:line="300" w:lineRule="auto"/>
        <w:ind w:firstLine="420"/>
      </w:pPr>
      <w:del w:id="70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综上</w:delText>
        </w:r>
      </w:del>
      <w:ins w:id="70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为比较两种工作流</w:t>
        </w:r>
      </w:ins>
      <w:r>
        <w:rPr>
          <w:rFonts w:ascii="Times New Roman" w:hAnsi="Times New Roman" w:eastAsia="宋体"/>
          <w:i w:val="0"/>
          <w:sz w:val="21"/>
        </w:rPr>
        <w:t>，本</w:t>
      </w:r>
      <w:del w:id="70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研究将</w:delText>
        </w:r>
      </w:del>
      <w:ins w:id="70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文把</w:t>
        </w:r>
      </w:ins>
      <w:r>
        <w:rPr>
          <w:rFonts w:ascii="Times New Roman" w:hAnsi="Times New Roman" w:eastAsia="宋体"/>
          <w:i w:val="0"/>
          <w:sz w:val="21"/>
        </w:rPr>
        <w:t>“题型适配”</w:t>
      </w:r>
      <w:del w:id="71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界定</w:delText>
        </w:r>
      </w:del>
      <w:ins w:id="71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具体化</w:t>
        </w:r>
      </w:ins>
      <w:r>
        <w:rPr>
          <w:rFonts w:ascii="Times New Roman" w:hAnsi="Times New Roman" w:eastAsia="宋体"/>
          <w:i w:val="0"/>
          <w:sz w:val="21"/>
        </w:rPr>
        <w:t>为</w:t>
      </w:r>
      <w:del w:id="71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数学</w:delText>
        </w:r>
      </w:del>
      <w:ins w:id="71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两个问题：某种输入方式能否呈现该题评分所需的</w:t>
        </w:r>
      </w:ins>
      <w:r>
        <w:rPr>
          <w:rFonts w:ascii="Times New Roman" w:hAnsi="Times New Roman" w:eastAsia="宋体"/>
          <w:i w:val="0"/>
          <w:sz w:val="21"/>
        </w:rPr>
        <w:t>作答</w:t>
      </w:r>
      <w:del w:id="71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证据结构与</w:delText>
        </w:r>
      </w:del>
      <w:ins w:id="71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内容，以及</w:t>
        </w:r>
      </w:ins>
      <w:r>
        <w:rPr>
          <w:rFonts w:ascii="Times New Roman" w:hAnsi="Times New Roman" w:eastAsia="宋体"/>
          <w:i w:val="0"/>
          <w:sz w:val="21"/>
        </w:rPr>
        <w:t xml:space="preserve"> AI </w:t>
      </w:r>
      <w:del w:id="71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输入、评</w:delText>
        </w:r>
      </w:del>
      <w:ins w:id="71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给出</w:t>
        </w:r>
      </w:ins>
      <w:r>
        <w:rPr>
          <w:rFonts w:ascii="Times New Roman" w:hAnsi="Times New Roman" w:eastAsia="宋体"/>
          <w:i w:val="0"/>
          <w:sz w:val="21"/>
        </w:rPr>
        <w:t>分</w:t>
      </w:r>
      <w:del w:id="71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规则及</w:delText>
        </w:r>
      </w:del>
      <w:ins w:id="71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数后还需要</w:t>
        </w:r>
      </w:ins>
      <w:r>
        <w:rPr>
          <w:rFonts w:ascii="Times New Roman" w:hAnsi="Times New Roman" w:eastAsia="宋体"/>
          <w:i w:val="0"/>
          <w:sz w:val="21"/>
        </w:rPr>
        <w:t>教师</w:t>
      </w:r>
      <w:del w:id="72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责任之间的适配</w:delText>
        </w:r>
      </w:del>
      <w:ins w:id="72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检查什么</w:t>
        </w:r>
      </w:ins>
      <w:r>
        <w:rPr>
          <w:rFonts w:ascii="Times New Roman" w:hAnsi="Times New Roman" w:eastAsia="宋体"/>
          <w:i w:val="0"/>
          <w:sz w:val="21"/>
        </w:rPr>
        <w:t>。</w:t>
      </w:r>
      <w:del w:id="72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分析框架的形成基于三类依据：</w:delText>
        </w:r>
      </w:del>
      <w:ins w:id="72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这一处理参考了</w:t>
        </w:r>
      </w:ins>
      <w:r>
        <w:rPr>
          <w:rFonts w:ascii="Times New Roman" w:hAnsi="Times New Roman" w:eastAsia="宋体"/>
          <w:i w:val="0"/>
          <w:sz w:val="21"/>
        </w:rPr>
        <w:t>课程标准对符号、图形和推理表达的要求[1]</w:t>
      </w:r>
      <w:del w:id="72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，</w:delText>
        </w:r>
      </w:del>
      <w:ins w:id="72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、</w:t>
        </w:r>
      </w:ins>
      <w:r>
        <w:rPr>
          <w:rFonts w:ascii="Times New Roman" w:hAnsi="Times New Roman" w:eastAsia="宋体"/>
          <w:i w:val="0"/>
          <w:sz w:val="21"/>
        </w:rPr>
        <w:t>教育评价研究对</w:t>
      </w:r>
      <w:del w:id="72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“</w:delText>
        </w:r>
      </w:del>
      <w:r>
        <w:rPr>
          <w:rFonts w:ascii="Times New Roman" w:hAnsi="Times New Roman" w:eastAsia="宋体"/>
          <w:i w:val="0"/>
          <w:sz w:val="21"/>
        </w:rPr>
        <w:t>任务</w:t>
      </w:r>
      <w:del w:id="72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—证</w:delText>
        </w:r>
      </w:del>
      <w:ins w:id="72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与评分依</w:t>
        </w:r>
      </w:ins>
      <w:r>
        <w:rPr>
          <w:rFonts w:ascii="Times New Roman" w:hAnsi="Times New Roman" w:eastAsia="宋体"/>
          <w:i w:val="0"/>
          <w:sz w:val="21"/>
        </w:rPr>
        <w:t>据</w:t>
      </w:r>
      <w:del w:id="72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—分数解释”</w:delText>
        </w:r>
      </w:del>
      <w:r>
        <w:rPr>
          <w:rFonts w:ascii="Times New Roman" w:hAnsi="Times New Roman" w:eastAsia="宋体"/>
          <w:i w:val="0"/>
          <w:sz w:val="21"/>
        </w:rPr>
        <w:t>关系</w:t>
      </w:r>
      <w:del w:id="73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及评分过程效度</w:delText>
        </w:r>
      </w:del>
      <w:r>
        <w:rPr>
          <w:rFonts w:ascii="Times New Roman" w:hAnsi="Times New Roman" w:eastAsia="宋体"/>
          <w:i w:val="0"/>
          <w:sz w:val="21"/>
        </w:rPr>
        <w:t>的</w:t>
      </w:r>
      <w:del w:id="73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强调</w:delText>
        </w:r>
      </w:del>
      <w:ins w:id="73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讨论</w:t>
        </w:r>
      </w:ins>
      <w:r>
        <w:rPr>
          <w:rFonts w:ascii="Times New Roman" w:hAnsi="Times New Roman" w:eastAsia="宋体"/>
          <w:i w:val="0"/>
          <w:sz w:val="21"/>
        </w:rPr>
        <w:t>[4-9]，以及手写数学研究对符号识别、图形理解和空间关系判断</w:t>
      </w:r>
      <w:del w:id="73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边界</w:delText>
        </w:r>
      </w:del>
      <w:ins w:id="73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局限</w:t>
        </w:r>
      </w:ins>
      <w:r>
        <w:rPr>
          <w:rFonts w:ascii="Times New Roman" w:hAnsi="Times New Roman" w:eastAsia="宋体"/>
          <w:i w:val="0"/>
          <w:sz w:val="21"/>
        </w:rPr>
        <w:t>的发现[14-18]。</w:t>
      </w:r>
      <w:del w:id="73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据此</w:delText>
        </w:r>
      </w:del>
      <w:ins w:id="73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在本次试卷中</w:t>
        </w:r>
      </w:ins>
      <w:r>
        <w:rPr>
          <w:rFonts w:ascii="Times New Roman" w:hAnsi="Times New Roman" w:eastAsia="宋体"/>
          <w:i w:val="0"/>
          <w:sz w:val="21"/>
        </w:rPr>
        <w:t>，选择题主要依</w:t>
      </w:r>
      <w:del w:id="73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赖</w:delText>
        </w:r>
      </w:del>
      <w:ins w:id="73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据</w:t>
        </w:r>
      </w:ins>
      <w:r>
        <w:rPr>
          <w:rFonts w:ascii="Times New Roman" w:hAnsi="Times New Roman" w:eastAsia="宋体"/>
          <w:i w:val="0"/>
          <w:sz w:val="21"/>
        </w:rPr>
        <w:t>选项标记；填空题</w:t>
      </w:r>
      <w:del w:id="73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依赖符号结果、</w:delText>
        </w:r>
      </w:del>
      <w:ins w:id="74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还要处理</w:t>
        </w:r>
      </w:ins>
      <w:r>
        <w:rPr>
          <w:rFonts w:ascii="Times New Roman" w:hAnsi="Times New Roman" w:eastAsia="宋体"/>
          <w:i w:val="0"/>
          <w:sz w:val="21"/>
        </w:rPr>
        <w:t>等价表达和作废规则；计算题</w:t>
      </w:r>
      <w:del w:id="74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依赖</w:delText>
        </w:r>
      </w:del>
      <w:ins w:id="74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需要查看</w:t>
        </w:r>
      </w:ins>
      <w:r>
        <w:rPr>
          <w:rFonts w:ascii="Times New Roman" w:hAnsi="Times New Roman" w:eastAsia="宋体"/>
          <w:i w:val="0"/>
          <w:sz w:val="21"/>
        </w:rPr>
        <w:t>结果与步骤</w:t>
      </w:r>
      <w:del w:id="74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链</w:delText>
        </w:r>
      </w:del>
      <w:r>
        <w:rPr>
          <w:rFonts w:ascii="Times New Roman" w:hAnsi="Times New Roman" w:eastAsia="宋体"/>
          <w:i w:val="0"/>
          <w:sz w:val="21"/>
        </w:rPr>
        <w:t>；证明题</w:t>
      </w:r>
      <w:del w:id="74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依赖</w:delText>
        </w:r>
      </w:del>
      <w:ins w:id="74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需要检查</w:t>
        </w:r>
      </w:ins>
      <w:r>
        <w:rPr>
          <w:rFonts w:ascii="Times New Roman" w:hAnsi="Times New Roman" w:eastAsia="宋体"/>
          <w:i w:val="0"/>
          <w:sz w:val="21"/>
        </w:rPr>
        <w:t>条件调用和</w:t>
      </w:r>
      <w:del w:id="74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逻辑闭合</w:delText>
        </w:r>
      </w:del>
      <w:ins w:id="74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推理是否完整</w:t>
        </w:r>
      </w:ins>
      <w:r>
        <w:rPr>
          <w:rFonts w:ascii="Times New Roman" w:hAnsi="Times New Roman" w:eastAsia="宋体"/>
          <w:i w:val="0"/>
          <w:sz w:val="21"/>
        </w:rPr>
        <w:t>；作图题</w:t>
      </w:r>
      <w:del w:id="74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依赖</w:delText>
        </w:r>
      </w:del>
      <w:ins w:id="74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则要核对</w:t>
        </w:r>
      </w:ins>
      <w:r>
        <w:rPr>
          <w:rFonts w:ascii="Times New Roman" w:hAnsi="Times New Roman" w:eastAsia="宋体"/>
          <w:i w:val="0"/>
          <w:sz w:val="21"/>
        </w:rPr>
        <w:t>点线位置、作图痕迹和</w:t>
      </w:r>
      <w:del w:id="75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空间约束</w:delText>
        </w:r>
      </w:del>
      <w:ins w:id="75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几何关系</w:t>
        </w:r>
      </w:ins>
      <w:r>
        <w:rPr>
          <w:rFonts w:ascii="Times New Roman" w:hAnsi="Times New Roman" w:eastAsia="宋体"/>
          <w:i w:val="0"/>
          <w:sz w:val="21"/>
        </w:rPr>
        <w:t>。</w:t>
      </w:r>
      <w:del w:id="75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本研究由此形成“</w:delText>
        </w:r>
      </w:del>
      <w:ins w:id="75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后文先报告各</w:t>
        </w:r>
      </w:ins>
      <w:r>
        <w:rPr>
          <w:rFonts w:ascii="Times New Roman" w:hAnsi="Times New Roman" w:eastAsia="宋体"/>
          <w:i w:val="0"/>
          <w:sz w:val="21"/>
        </w:rPr>
        <w:t>题型</w:t>
      </w:r>
      <w:del w:id="75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证据</w:delText>
        </w:r>
      </w:del>
      <w:ins w:id="75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的误差，再</w:t>
        </w:r>
      </w:ins>
      <w:r>
        <w:rPr>
          <w:rFonts w:ascii="Times New Roman" w:hAnsi="Times New Roman" w:eastAsia="宋体"/>
          <w:i w:val="0"/>
          <w:sz w:val="21"/>
        </w:rPr>
        <w:t>结</w:t>
      </w:r>
      <w:del w:id="75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构—</w:delText>
        </w:r>
      </w:del>
      <w:ins w:id="75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合</w:t>
        </w:r>
      </w:ins>
      <w:r>
        <w:rPr>
          <w:rFonts w:ascii="Times New Roman" w:hAnsi="Times New Roman" w:eastAsia="宋体"/>
          <w:i w:val="0"/>
          <w:sz w:val="21"/>
        </w:rPr>
        <w:t>输入</w:t>
      </w:r>
      <w:del w:id="75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方式—误差机制—</w:delText>
        </w:r>
      </w:del>
      <w:ins w:id="75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图像和复核日志讨论</w:t>
        </w:r>
      </w:ins>
      <w:r>
        <w:rPr>
          <w:rFonts w:ascii="Times New Roman" w:hAnsi="Times New Roman" w:eastAsia="宋体"/>
          <w:i w:val="0"/>
          <w:sz w:val="21"/>
        </w:rPr>
        <w:t>教师</w:t>
      </w:r>
      <w:del w:id="76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裁决”</w:delText>
        </w:r>
      </w:del>
      <w:ins w:id="76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需要介入</w:t>
        </w:r>
      </w:ins>
      <w:r>
        <w:rPr>
          <w:rFonts w:ascii="Times New Roman" w:hAnsi="Times New Roman" w:eastAsia="宋体"/>
          <w:i w:val="0"/>
          <w:sz w:val="21"/>
        </w:rPr>
        <w:t>的</w:t>
      </w:r>
      <w:del w:id="76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解释框架，</w:delText>
        </w:r>
      </w:del>
      <w:ins w:id="76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环节。这一分类只</w:t>
        </w:r>
      </w:ins>
      <w:r>
        <w:rPr>
          <w:rFonts w:ascii="Times New Roman" w:hAnsi="Times New Roman" w:eastAsia="宋体"/>
          <w:i w:val="0"/>
          <w:sz w:val="21"/>
        </w:rPr>
        <w:t>用于组织</w:t>
      </w:r>
      <w:del w:id="76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题型层面</w:delText>
        </w:r>
      </w:del>
      <w:ins w:id="76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本案例</w:t>
        </w:r>
      </w:ins>
      <w:r>
        <w:rPr>
          <w:rFonts w:ascii="Times New Roman" w:hAnsi="Times New Roman" w:eastAsia="宋体"/>
          <w:i w:val="0"/>
          <w:sz w:val="21"/>
        </w:rPr>
        <w:t>的</w:t>
      </w:r>
      <w:del w:id="76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结果</w:delText>
        </w:r>
      </w:del>
      <w:r>
        <w:rPr>
          <w:rFonts w:ascii="Times New Roman" w:hAnsi="Times New Roman" w:eastAsia="宋体"/>
          <w:i w:val="0"/>
          <w:sz w:val="21"/>
        </w:rPr>
        <w:t>分析，</w:t>
      </w:r>
      <w:del w:id="76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而</w:delText>
        </w:r>
      </w:del>
      <w:r>
        <w:rPr>
          <w:rFonts w:ascii="Times New Roman" w:hAnsi="Times New Roman" w:eastAsia="宋体"/>
          <w:i w:val="0"/>
          <w:sz w:val="21"/>
        </w:rPr>
        <w:t>不</w:t>
      </w:r>
      <w:del w:id="76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将其视</w:delText>
        </w:r>
      </w:del>
      <w:ins w:id="76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作</w:t>
        </w:r>
      </w:ins>
      <w:r>
        <w:rPr>
          <w:rFonts w:ascii="Times New Roman" w:hAnsi="Times New Roman" w:eastAsia="宋体"/>
          <w:i w:val="0"/>
          <w:sz w:val="21"/>
        </w:rPr>
        <w:t>为已经完成外部验证的</w:t>
      </w:r>
      <w:del w:id="77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稳定</w:delText>
        </w:r>
      </w:del>
      <w:r>
        <w:rPr>
          <w:rFonts w:ascii="Times New Roman" w:hAnsi="Times New Roman" w:eastAsia="宋体"/>
          <w:i w:val="0"/>
          <w:sz w:val="21"/>
        </w:rPr>
        <w:t>理论模型。</w:t>
      </w:r>
      <w:del w:id="77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AI 可承担低风险识别、规则匹配和证据提取，但高风险数学证据的最终解释与赋分仍由教师负责。</w:delText>
        </w:r>
      </w:del>
    </w:p>
    <w:p w14:paraId="7EB3A839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8"/>
        </w:rPr>
        <w:t>三、研究设计</w:t>
      </w:r>
    </w:p>
    <w:p w14:paraId="1FD6AD2E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（一）研究对象与测试材料</w:t>
      </w:r>
    </w:p>
    <w:p w14:paraId="72056E46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研究</w:t>
      </w:r>
      <w:del w:id="77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对象为</w:delText>
        </w:r>
      </w:del>
      <w:ins w:id="77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纳入</w:t>
        </w:r>
      </w:ins>
      <w:r>
        <w:rPr>
          <w:rFonts w:ascii="Times New Roman" w:hAnsi="Times New Roman" w:eastAsia="宋体"/>
          <w:i w:val="0"/>
          <w:sz w:val="21"/>
        </w:rPr>
        <w:t>某校七年级两个教学班</w:t>
      </w:r>
      <w:del w:id="77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的</w:delText>
        </w:r>
      </w:del>
      <w:r>
        <w:rPr>
          <w:rFonts w:ascii="Times New Roman" w:hAnsi="Times New Roman" w:eastAsia="宋体"/>
          <w:i w:val="0"/>
          <w:sz w:val="21"/>
        </w:rPr>
        <w:t>一次</w:t>
      </w:r>
      <w:del w:id="77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数学</w:delText>
        </w:r>
      </w:del>
      <w:r>
        <w:rPr>
          <w:rFonts w:ascii="Times New Roman" w:hAnsi="Times New Roman" w:eastAsia="宋体"/>
          <w:i w:val="0"/>
          <w:sz w:val="21"/>
        </w:rPr>
        <w:t>阶段测试</w:t>
      </w:r>
      <w:del w:id="77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，共获得</w:delText>
        </w:r>
      </w:del>
      <w:ins w:id="77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</w:t>
        </w:r>
      </w:ins>
      <w:r>
        <w:rPr>
          <w:rFonts w:ascii="Times New Roman" w:hAnsi="Times New Roman" w:eastAsia="宋体"/>
          <w:i w:val="0"/>
          <w:sz w:val="21"/>
        </w:rPr>
        <w:t xml:space="preserve"> 78 份</w:t>
      </w:r>
      <w:del w:id="77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有效</w:delText>
        </w:r>
      </w:del>
      <w:r>
        <w:rPr>
          <w:rFonts w:ascii="Times New Roman" w:hAnsi="Times New Roman" w:eastAsia="宋体"/>
          <w:i w:val="0"/>
          <w:sz w:val="21"/>
        </w:rPr>
        <w:t>答卷</w:t>
      </w:r>
      <w:ins w:id="77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。纳入条件是同一份答卷同时具有任课教师手改记录、整卷 AI 批改记录和混合分批 AI 批改记录，三类记录可按同一份答卷一一对应</w:t>
        </w:r>
      </w:ins>
      <w:r>
        <w:rPr>
          <w:rFonts w:ascii="Times New Roman" w:hAnsi="Times New Roman" w:eastAsia="宋体"/>
          <w:i w:val="0"/>
          <w:sz w:val="21"/>
        </w:rPr>
        <w:t>。测试基于北师大版七年级下册相关内容，覆盖轴对称、角平分线性质、最短路径、一次函数图像应用和几何证明。</w:t>
      </w:r>
      <w:del w:id="78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每份答卷均具备教师手改、整卷 AI 批改和混合分批 AI 批改结果，三类数据严格配对；</w:delText>
        </w:r>
      </w:del>
      <w:r>
        <w:rPr>
          <w:rFonts w:ascii="Times New Roman" w:hAnsi="Times New Roman" w:eastAsia="宋体"/>
          <w:i w:val="0"/>
          <w:sz w:val="21"/>
        </w:rPr>
        <w:t>整卷与混合模式均</w:t>
      </w:r>
      <w:ins w:id="78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按每份答卷 18 个题目/小问评分单元保存日志，各</w:t>
        </w:r>
      </w:ins>
      <w:r>
        <w:rPr>
          <w:rFonts w:ascii="Times New Roman" w:hAnsi="Times New Roman" w:eastAsia="宋体"/>
          <w:i w:val="0"/>
          <w:sz w:val="21"/>
        </w:rPr>
        <w:t>形成 78×18=1404 条学生—题目/小问</w:t>
      </w:r>
      <w:del w:id="78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日志</w:delText>
        </w:r>
      </w:del>
      <w:ins w:id="78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记录</w:t>
        </w:r>
      </w:ins>
      <w:r>
        <w:rPr>
          <w:rFonts w:ascii="Times New Roman" w:hAnsi="Times New Roman" w:eastAsia="宋体"/>
          <w:i w:val="0"/>
          <w:sz w:val="21"/>
        </w:rPr>
        <w:t>。</w:t>
      </w:r>
      <w:del w:id="78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所有姓名、班级和学号信息均在</w:delText>
        </w:r>
      </w:del>
      <w:r>
        <w:rPr>
          <w:rFonts w:ascii="Times New Roman" w:hAnsi="Times New Roman" w:eastAsia="宋体"/>
          <w:i w:val="0"/>
          <w:sz w:val="21"/>
        </w:rPr>
        <w:t>研究文本和案例图中</w:t>
      </w:r>
      <w:ins w:id="78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的姓名、班级及学号均已</w:t>
        </w:r>
      </w:ins>
      <w:r>
        <w:rPr>
          <w:rFonts w:ascii="Times New Roman" w:hAnsi="Times New Roman" w:eastAsia="宋体"/>
          <w:i w:val="0"/>
          <w:sz w:val="21"/>
        </w:rPr>
        <w:t>匿名化。</w:t>
      </w:r>
    </w:p>
    <w:p w14:paraId="2FAA8291">
      <w:pPr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1 试卷题型结构与评分任务特征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7"/>
        <w:gridCol w:w="1837"/>
        <w:gridCol w:w="1837"/>
        <w:gridCol w:w="1837"/>
        <w:gridCol w:w="1837"/>
      </w:tblGrid>
      <w:tr w14:paraId="1E1D4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C2F9E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题号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C5F4D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题型及满分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21400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主要作答证据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F53A1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AI 主要任务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B4CD0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教师</w:t>
            </w:r>
            <w:del w:id="1" w:author="Codex逐句修订" w:date="2026-07-30T13:19:01+00:00">
              <w:r>
                <w:rPr>
                  <w:rFonts w:ascii="Times New Roman" w:hAnsi="Times New Roman" w:eastAsia="宋体"/>
                  <w:b/>
                  <w:sz w:val="17"/>
                </w:rPr>
                <w:delText>裁决重点</w:delText>
              </w:r>
            </w:del>
            <w:ins w:id="2" w:author="Codex逐句修订" w:date="2026-07-30T13:19:01+00:00">
              <w:r>
                <w:rPr>
                  <w:rFonts w:ascii="Times New Roman" w:hAnsi="Times New Roman" w:eastAsia="宋体"/>
                  <w:b/>
                  <w:sz w:val="17"/>
                </w:rPr>
                <w:t>需查看并确认的内容</w:t>
              </w:r>
            </w:ins>
          </w:p>
        </w:tc>
      </w:tr>
      <w:tr w14:paraId="472AD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42460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Q1—Q5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9F77B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选择题，35分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3AC42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选项标记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2FCF2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识别选项并匹配答案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CD8765">
            <w:pPr>
              <w:spacing w:after="0" w:line="240" w:lineRule="auto"/>
              <w:jc w:val="center"/>
            </w:pPr>
            <w:ins w:id="3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查看</w:t>
              </w:r>
            </w:ins>
            <w:r>
              <w:rPr>
                <w:rFonts w:ascii="Times New Roman" w:hAnsi="Times New Roman" w:eastAsia="宋体"/>
                <w:b w:val="0"/>
                <w:sz w:val="17"/>
              </w:rPr>
              <w:t>多选、涂改</w:t>
            </w:r>
            <w:del w:id="4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delText>、</w:delText>
              </w:r>
            </w:del>
            <w:ins w:id="5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或</w:t>
              </w:r>
            </w:ins>
            <w:r>
              <w:rPr>
                <w:rFonts w:ascii="Times New Roman" w:hAnsi="Times New Roman" w:eastAsia="宋体"/>
                <w:b w:val="0"/>
                <w:sz w:val="17"/>
              </w:rPr>
              <w:t>异常标记</w:t>
            </w:r>
            <w:ins w:id="6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，确认有效选项</w:t>
              </w:r>
            </w:ins>
          </w:p>
        </w:tc>
      </w:tr>
      <w:tr w14:paraId="6FE80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AC911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Q6—Q9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3D2F8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填空题，32分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09B86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符号结果、等价表达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C9D41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识别符号并校验等价性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E72F16">
            <w:pPr>
              <w:spacing w:after="0" w:line="240" w:lineRule="auto"/>
              <w:jc w:val="center"/>
            </w:pPr>
            <w:ins w:id="7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核对</w:t>
              </w:r>
            </w:ins>
            <w:r>
              <w:rPr>
                <w:rFonts w:ascii="Times New Roman" w:hAnsi="Times New Roman" w:eastAsia="宋体"/>
                <w:b w:val="0"/>
                <w:sz w:val="17"/>
              </w:rPr>
              <w:t>非标准表达</w:t>
            </w:r>
            <w:del w:id="8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delText>、作废与替换</w:delText>
              </w:r>
            </w:del>
            <w:ins w:id="9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是否等价，确认涂改后保留的</w:t>
              </w:r>
            </w:ins>
            <w:r>
              <w:rPr>
                <w:rFonts w:ascii="Times New Roman" w:hAnsi="Times New Roman" w:eastAsia="宋体"/>
                <w:b w:val="0"/>
                <w:sz w:val="17"/>
              </w:rPr>
              <w:t>答案</w:t>
            </w:r>
          </w:p>
        </w:tc>
      </w:tr>
      <w:tr w14:paraId="5CEE7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B2D9A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Q10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C9CC7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作图题，11分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CF347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点线位置、作图痕迹、几何关系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5589D0">
            <w:pPr>
              <w:spacing w:after="0" w:line="240" w:lineRule="auto"/>
              <w:jc w:val="center"/>
            </w:pPr>
            <w:del w:id="10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delText>整理可见图像证据</w:delText>
              </w:r>
            </w:del>
            <w:ins w:id="11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标出识别到的点</w:t>
              </w:r>
            </w:ins>
            <w:r>
              <w:rPr>
                <w:rFonts w:ascii="Times New Roman" w:hAnsi="Times New Roman" w:eastAsia="宋体"/>
                <w:b w:val="0"/>
                <w:sz w:val="17"/>
              </w:rPr>
              <w:t>、</w:t>
            </w:r>
            <w:del w:id="12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delText>提示</w:delText>
              </w:r>
            </w:del>
            <w:ins w:id="13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线及</w:t>
              </w:r>
            </w:ins>
            <w:r>
              <w:rPr>
                <w:rFonts w:ascii="Times New Roman" w:hAnsi="Times New Roman" w:eastAsia="宋体"/>
                <w:b w:val="0"/>
                <w:sz w:val="17"/>
              </w:rPr>
              <w:t>疑似位置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BEC3C5">
            <w:pPr>
              <w:spacing w:after="0" w:line="240" w:lineRule="auto"/>
              <w:jc w:val="center"/>
            </w:pPr>
            <w:del w:id="14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delText>空间</w:delText>
              </w:r>
            </w:del>
            <w:ins w:id="15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逐项核对点线位置及几何</w:t>
              </w:r>
            </w:ins>
            <w:r>
              <w:rPr>
                <w:rFonts w:ascii="Times New Roman" w:hAnsi="Times New Roman" w:eastAsia="宋体"/>
                <w:b w:val="0"/>
                <w:sz w:val="17"/>
              </w:rPr>
              <w:t>关系是否</w:t>
            </w:r>
            <w:del w:id="16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delText>满足数学约束</w:delText>
              </w:r>
            </w:del>
            <w:ins w:id="17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符合评分细则</w:t>
              </w:r>
            </w:ins>
          </w:p>
        </w:tc>
      </w:tr>
      <w:tr w14:paraId="44BA7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F806E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Q11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8A9D1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计算/函数综合题，11分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3F6D5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结果、函数关系、步骤链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F1FB4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提取步骤和最终结果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5BA224">
            <w:pPr>
              <w:spacing w:after="0" w:line="240" w:lineRule="auto"/>
              <w:jc w:val="center"/>
            </w:pPr>
            <w:ins w:id="18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核对</w:t>
              </w:r>
            </w:ins>
            <w:r>
              <w:rPr>
                <w:rFonts w:ascii="Times New Roman" w:hAnsi="Times New Roman" w:eastAsia="宋体"/>
                <w:b w:val="0"/>
                <w:sz w:val="17"/>
              </w:rPr>
              <w:t>分段讨论及</w:t>
            </w:r>
            <w:del w:id="19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delText>过程</w:delText>
              </w:r>
            </w:del>
            <w:ins w:id="20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各步骤是否符</w:t>
              </w:r>
            </w:ins>
            <w:r>
              <w:rPr>
                <w:rFonts w:ascii="Times New Roman" w:hAnsi="Times New Roman" w:eastAsia="宋体"/>
                <w:b w:val="0"/>
                <w:sz w:val="17"/>
              </w:rPr>
              <w:t>合</w:t>
            </w:r>
            <w:del w:id="21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delText>理性</w:delText>
              </w:r>
            </w:del>
            <w:ins w:id="22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评分细则</w:t>
              </w:r>
            </w:ins>
          </w:p>
        </w:tc>
      </w:tr>
      <w:tr w14:paraId="791F0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E6F63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Q12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2C458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几何证明题，11分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592AF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条件调用、逻辑链、结论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9D6196">
            <w:pPr>
              <w:spacing w:after="0" w:line="240" w:lineRule="auto"/>
              <w:jc w:val="center"/>
            </w:pPr>
            <w:del w:id="23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delText>提取证明证据和</w:delText>
              </w:r>
            </w:del>
            <w:ins w:id="24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列出识别到的条件、推理步骤及</w:t>
              </w:r>
            </w:ins>
            <w:r>
              <w:rPr>
                <w:rFonts w:ascii="Times New Roman" w:hAnsi="Times New Roman" w:eastAsia="宋体"/>
                <w:b w:val="0"/>
                <w:sz w:val="17"/>
              </w:rPr>
              <w:t>缺失</w:t>
            </w:r>
            <w:del w:id="25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delText>步骤</w:delText>
              </w:r>
            </w:del>
            <w:ins w:id="26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环节</w:t>
              </w:r>
            </w:ins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57B487">
            <w:pPr>
              <w:spacing w:after="0" w:line="240" w:lineRule="auto"/>
              <w:jc w:val="center"/>
            </w:pPr>
            <w:del w:id="27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delText>证明链闭合与非标准证明</w:delText>
              </w:r>
            </w:del>
            <w:ins w:id="28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核对条件调用、推理衔接和结论是否完整</w:t>
              </w:r>
            </w:ins>
          </w:p>
        </w:tc>
      </w:tr>
    </w:tbl>
    <w:p w14:paraId="4DC8BEB9">
      <w:pPr>
        <w:spacing w:after="20"/>
      </w:pPr>
    </w:p>
    <w:p w14:paraId="4C49FA71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（二）AI 阅卷系统与两种批改模式</w:t>
      </w:r>
    </w:p>
    <w:p w14:paraId="1E566E58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研究使用自研 AI 阅卷系统</w:t>
      </w:r>
      <w:ins w:id="78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依次</w:t>
        </w:r>
      </w:ins>
      <w:r>
        <w:rPr>
          <w:rFonts w:ascii="Times New Roman" w:hAnsi="Times New Roman" w:eastAsia="宋体"/>
          <w:i w:val="0"/>
          <w:sz w:val="21"/>
        </w:rPr>
        <w:t>完成答卷定位、题目切片、模型调用</w:t>
      </w:r>
      <w:del w:id="78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、</w:delText>
        </w:r>
      </w:del>
      <w:ins w:id="78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>结构化结果解析</w:t>
      </w:r>
      <w:del w:id="78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和</w:delText>
        </w:r>
      </w:del>
      <w:ins w:id="79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，并在日志中保存模型返回的分数及</w:t>
        </w:r>
      </w:ins>
      <w:r>
        <w:rPr>
          <w:rFonts w:ascii="Times New Roman" w:hAnsi="Times New Roman" w:eastAsia="宋体"/>
          <w:i w:val="0"/>
          <w:sz w:val="21"/>
        </w:rPr>
        <w:t>复核</w:t>
      </w:r>
      <w:del w:id="79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提示</w:delText>
        </w:r>
      </w:del>
      <w:ins w:id="79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相关字段</w:t>
        </w:r>
      </w:ins>
      <w:r>
        <w:rPr>
          <w:rFonts w:ascii="Times New Roman" w:hAnsi="Times New Roman" w:eastAsia="宋体"/>
          <w:i w:val="0"/>
          <w:sz w:val="21"/>
        </w:rPr>
        <w:t>。两种模式使用同一标准答案、同一评分细则和</w:t>
      </w:r>
      <w:del w:id="79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共享</w:delText>
        </w:r>
      </w:del>
      <w:ins w:id="79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同一组</w:t>
        </w:r>
      </w:ins>
      <w:r>
        <w:rPr>
          <w:rFonts w:ascii="Times New Roman" w:hAnsi="Times New Roman" w:eastAsia="宋体"/>
          <w:i w:val="0"/>
          <w:sz w:val="21"/>
        </w:rPr>
        <w:t>提示</w:t>
      </w:r>
      <w:del w:id="79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规则，包括</w:delText>
        </w:r>
      </w:del>
      <w:ins w:id="79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要求：</w:t>
        </w:r>
      </w:ins>
      <w:r>
        <w:rPr>
          <w:rFonts w:ascii="Times New Roman" w:hAnsi="Times New Roman" w:eastAsia="宋体"/>
          <w:i w:val="0"/>
          <w:sz w:val="21"/>
        </w:rPr>
        <w:t>客观题</w:t>
      </w:r>
      <w:ins w:id="79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按</w:t>
        </w:r>
      </w:ins>
      <w:r>
        <w:rPr>
          <w:rFonts w:ascii="Times New Roman" w:hAnsi="Times New Roman" w:eastAsia="宋体"/>
          <w:i w:val="0"/>
          <w:sz w:val="21"/>
        </w:rPr>
        <w:t>全对全错</w:t>
      </w:r>
      <w:del w:id="79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、</w:delText>
        </w:r>
      </w:del>
      <w:ins w:id="79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处理；已</w:t>
        </w:r>
      </w:ins>
      <w:r>
        <w:rPr>
          <w:rFonts w:ascii="Times New Roman" w:hAnsi="Times New Roman" w:eastAsia="宋体"/>
          <w:i w:val="0"/>
          <w:sz w:val="21"/>
        </w:rPr>
        <w:t>作废内容不</w:t>
      </w:r>
      <w:del w:id="80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采信、非学生</w:delText>
        </w:r>
      </w:del>
      <w:ins w:id="80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计入答案；教师</w:t>
        </w:r>
      </w:ins>
      <w:r>
        <w:rPr>
          <w:rFonts w:ascii="Times New Roman" w:hAnsi="Times New Roman" w:eastAsia="宋体"/>
          <w:i w:val="0"/>
          <w:sz w:val="21"/>
        </w:rPr>
        <w:t>批改痕迹</w:t>
      </w:r>
      <w:ins w:id="80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等非学生作答内容</w:t>
        </w:r>
      </w:ins>
      <w:r>
        <w:rPr>
          <w:rFonts w:ascii="Times New Roman" w:hAnsi="Times New Roman" w:eastAsia="宋体"/>
          <w:i w:val="0"/>
          <w:sz w:val="21"/>
        </w:rPr>
        <w:t>不作为</w:t>
      </w:r>
      <w:del w:id="80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证</w:delText>
        </w:r>
      </w:del>
      <w:ins w:id="80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评分依</w:t>
        </w:r>
      </w:ins>
      <w:r>
        <w:rPr>
          <w:rFonts w:ascii="Times New Roman" w:hAnsi="Times New Roman" w:eastAsia="宋体"/>
          <w:i w:val="0"/>
          <w:sz w:val="21"/>
        </w:rPr>
        <w:t>据</w:t>
      </w:r>
      <w:del w:id="80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、</w:delText>
        </w:r>
      </w:del>
      <w:ins w:id="80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；</w:t>
        </w:r>
      </w:ins>
      <w:r>
        <w:rPr>
          <w:rFonts w:ascii="Times New Roman" w:hAnsi="Times New Roman" w:eastAsia="宋体"/>
          <w:i w:val="0"/>
          <w:sz w:val="21"/>
        </w:rPr>
        <w:t>解答题</w:t>
      </w:r>
      <w:del w:id="80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提取</w:delText>
        </w:r>
      </w:del>
      <w:ins w:id="80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列出识别到的</w:t>
        </w:r>
      </w:ins>
      <w:r>
        <w:rPr>
          <w:rFonts w:ascii="Times New Roman" w:hAnsi="Times New Roman" w:eastAsia="宋体"/>
          <w:i w:val="0"/>
          <w:sz w:val="21"/>
        </w:rPr>
        <w:t>关键步骤和缺失步骤</w:t>
      </w:r>
      <w:del w:id="80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，以及对</w:delText>
        </w:r>
      </w:del>
      <w:ins w:id="81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。提示词还要求模型报告</w:t>
        </w:r>
      </w:ins>
      <w:r>
        <w:rPr>
          <w:rFonts w:ascii="Times New Roman" w:hAnsi="Times New Roman" w:eastAsia="宋体"/>
          <w:i w:val="0"/>
          <w:sz w:val="21"/>
        </w:rPr>
        <w:t>多候选答案、</w:t>
      </w:r>
      <w:del w:id="81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低</w:delText>
        </w:r>
      </w:del>
      <w:r>
        <w:rPr>
          <w:rFonts w:ascii="Times New Roman" w:hAnsi="Times New Roman" w:eastAsia="宋体"/>
          <w:i w:val="0"/>
          <w:sz w:val="21"/>
        </w:rPr>
        <w:t>置信度和异常作答</w:t>
      </w:r>
      <w:del w:id="81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生成风险标记</w:delText>
        </w:r>
      </w:del>
      <w:ins w:id="81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，供后续查看日志时使用</w:t>
        </w:r>
      </w:ins>
      <w:r>
        <w:rPr>
          <w:rFonts w:ascii="Times New Roman" w:hAnsi="Times New Roman" w:eastAsia="宋体"/>
          <w:i w:val="0"/>
          <w:sz w:val="21"/>
        </w:rPr>
        <w:t>。</w:t>
      </w:r>
    </w:p>
    <w:p w14:paraId="6994600C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两种模式</w:t>
      </w:r>
      <w:del w:id="81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的设置源于真实纸笔阅卷中的上</w:delText>
        </w:r>
      </w:del>
      <w:ins w:id="81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按以</w:t>
        </w:r>
      </w:ins>
      <w:r>
        <w:rPr>
          <w:rFonts w:ascii="Times New Roman" w:hAnsi="Times New Roman" w:eastAsia="宋体"/>
          <w:i w:val="0"/>
          <w:sz w:val="21"/>
        </w:rPr>
        <w:t>下</w:t>
      </w:r>
      <w:del w:id="81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文与成本约束</w:delText>
        </w:r>
      </w:del>
      <w:ins w:id="81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方式组织输入图像</w:t>
        </w:r>
      </w:ins>
      <w:r>
        <w:rPr>
          <w:rFonts w:ascii="Times New Roman" w:hAnsi="Times New Roman" w:eastAsia="宋体"/>
          <w:i w:val="0"/>
          <w:sz w:val="21"/>
        </w:rPr>
        <w:t>。整卷模式将单名学生</w:t>
      </w:r>
      <w:ins w:id="81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</w:t>
        </w:r>
      </w:ins>
      <w:r>
        <w:rPr>
          <w:rFonts w:ascii="Times New Roman" w:hAnsi="Times New Roman" w:eastAsia="宋体"/>
          <w:i w:val="0"/>
          <w:sz w:val="21"/>
        </w:rPr>
        <w:t>整卷或整页图像输入 doubao-seed-2.0-pro，</w:t>
      </w:r>
      <w:del w:id="81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保留</w:delText>
        </w:r>
      </w:del>
      <w:ins w:id="82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原答卷中的题目位置、</w:t>
        </w:r>
      </w:ins>
      <w:r>
        <w:rPr>
          <w:rFonts w:ascii="Times New Roman" w:hAnsi="Times New Roman" w:eastAsia="宋体"/>
          <w:i w:val="0"/>
          <w:sz w:val="21"/>
        </w:rPr>
        <w:t>跨区域作答和</w:t>
      </w:r>
      <w:del w:id="82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完整</w:delText>
        </w:r>
      </w:del>
      <w:r>
        <w:rPr>
          <w:rFonts w:ascii="Times New Roman" w:hAnsi="Times New Roman" w:eastAsia="宋体"/>
          <w:i w:val="0"/>
          <w:sz w:val="21"/>
        </w:rPr>
        <w:t>步骤</w:t>
      </w:r>
      <w:del w:id="82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链，但长视觉上下文可能增加局部证据漏看、跨题干扰和调用成本</w:delText>
        </w:r>
      </w:del>
      <w:ins w:id="82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顺序随页面一并呈现</w:t>
        </w:r>
      </w:ins>
      <w:r>
        <w:rPr>
          <w:rFonts w:ascii="Times New Roman" w:hAnsi="Times New Roman" w:eastAsia="宋体"/>
          <w:i w:val="0"/>
          <w:sz w:val="21"/>
        </w:rPr>
        <w:t>。混合分批模式</w:t>
      </w:r>
      <w:del w:id="82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将</w:delText>
        </w:r>
      </w:del>
      <w:ins w:id="82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先裁切</w:t>
        </w:r>
      </w:ins>
      <w:r>
        <w:rPr>
          <w:rFonts w:ascii="Times New Roman" w:hAnsi="Times New Roman" w:eastAsia="宋体"/>
          <w:i w:val="0"/>
          <w:sz w:val="21"/>
        </w:rPr>
        <w:t>同一道题的学生作答区域</w:t>
      </w:r>
      <w:del w:id="82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裁切后</w:delText>
        </w:r>
      </w:del>
      <w:ins w:id="82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，再将多名学生的同题区域</w:t>
        </w:r>
      </w:ins>
      <w:r>
        <w:rPr>
          <w:rFonts w:ascii="Times New Roman" w:hAnsi="Times New Roman" w:eastAsia="宋体"/>
          <w:i w:val="0"/>
          <w:sz w:val="21"/>
        </w:rPr>
        <w:t>拼接</w:t>
      </w:r>
      <w:del w:id="82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：</w:delText>
        </w:r>
      </w:del>
      <w:ins w:id="82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；</w:t>
        </w:r>
      </w:ins>
      <w:r>
        <w:rPr>
          <w:rFonts w:ascii="Times New Roman" w:hAnsi="Times New Roman" w:eastAsia="宋体"/>
          <w:i w:val="0"/>
          <w:sz w:val="21"/>
        </w:rPr>
        <w:t>选择、填空题</w:t>
      </w:r>
      <w:ins w:id="83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每批</w:t>
        </w:r>
      </w:ins>
      <w:r>
        <w:rPr>
          <w:rFonts w:ascii="Times New Roman" w:hAnsi="Times New Roman" w:eastAsia="宋体"/>
          <w:i w:val="0"/>
          <w:sz w:val="21"/>
        </w:rPr>
        <w:t>最多 15 人</w:t>
      </w:r>
      <w:del w:id="83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一批</w:delText>
        </w:r>
      </w:del>
      <w:r>
        <w:rPr>
          <w:rFonts w:ascii="Times New Roman" w:hAnsi="Times New Roman" w:eastAsia="宋体"/>
          <w:i w:val="0"/>
          <w:sz w:val="21"/>
        </w:rPr>
        <w:t>，解答题</w:t>
      </w:r>
      <w:ins w:id="83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每批</w:t>
        </w:r>
      </w:ins>
      <w:r>
        <w:rPr>
          <w:rFonts w:ascii="Times New Roman" w:hAnsi="Times New Roman" w:eastAsia="宋体"/>
          <w:i w:val="0"/>
          <w:sz w:val="21"/>
        </w:rPr>
        <w:t>最多 4 人</w:t>
      </w:r>
      <w:del w:id="83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一批；</w:delText>
        </w:r>
      </w:del>
      <w:ins w:id="83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</w:t>
        </w:r>
      </w:ins>
      <w:r>
        <w:rPr>
          <w:rFonts w:ascii="Times New Roman" w:hAnsi="Times New Roman" w:eastAsia="宋体"/>
          <w:i w:val="0"/>
          <w:sz w:val="21"/>
        </w:rPr>
        <w:t>拼接完成后</w:t>
      </w:r>
      <w:del w:id="83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，每批均</w:delText>
        </w:r>
      </w:del>
      <w:r>
        <w:rPr>
          <w:rFonts w:ascii="Times New Roman" w:hAnsi="Times New Roman" w:eastAsia="宋体"/>
          <w:i w:val="0"/>
          <w:sz w:val="21"/>
        </w:rPr>
        <w:t>输入</w:t>
      </w:r>
      <w:del w:id="83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与整卷模式</w:delText>
        </w:r>
      </w:del>
      <w:ins w:id="83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参数</w:t>
        </w:r>
      </w:ins>
      <w:r>
        <w:rPr>
          <w:rFonts w:ascii="Times New Roman" w:hAnsi="Times New Roman" w:eastAsia="宋体"/>
          <w:i w:val="0"/>
          <w:sz w:val="21"/>
        </w:rPr>
        <w:t>相同</w:t>
      </w:r>
      <w:del w:id="83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参数</w:delText>
        </w:r>
      </w:del>
      <w:r>
        <w:rPr>
          <w:rFonts w:ascii="Times New Roman" w:hAnsi="Times New Roman" w:eastAsia="宋体"/>
          <w:i w:val="0"/>
          <w:sz w:val="21"/>
        </w:rPr>
        <w:t>的 doubao-seed-2.0-pro。</w:t>
      </w:r>
      <w:del w:id="83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该</w:delText>
        </w:r>
      </w:del>
      <w:ins w:id="84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混合</w:t>
        </w:r>
      </w:ins>
      <w:r>
        <w:rPr>
          <w:rFonts w:ascii="Times New Roman" w:hAnsi="Times New Roman" w:eastAsia="宋体"/>
          <w:i w:val="0"/>
          <w:sz w:val="21"/>
        </w:rPr>
        <w:t>模式</w:t>
      </w:r>
      <w:del w:id="84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分批的目的</w:delText>
        </w:r>
      </w:del>
      <w:r>
        <w:rPr>
          <w:rFonts w:ascii="Times New Roman" w:hAnsi="Times New Roman" w:eastAsia="宋体"/>
          <w:i w:val="0"/>
          <w:sz w:val="21"/>
        </w:rPr>
        <w:t>不是对每名学生逐题单独调用</w:t>
      </w:r>
      <w:ins w:id="84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模型</w:t>
        </w:r>
      </w:ins>
      <w:r>
        <w:rPr>
          <w:rFonts w:ascii="Times New Roman" w:hAnsi="Times New Roman" w:eastAsia="宋体"/>
          <w:i w:val="0"/>
          <w:sz w:val="21"/>
        </w:rPr>
        <w:t>，而是在</w:t>
      </w:r>
      <w:ins w:id="84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一次调用中处理同题的多名学生作答，其设计目的是限制单次输入范围，并减少调用批次以</w:t>
        </w:r>
      </w:ins>
      <w:r>
        <w:rPr>
          <w:rFonts w:ascii="Times New Roman" w:hAnsi="Times New Roman" w:eastAsia="宋体"/>
          <w:i w:val="0"/>
          <w:sz w:val="21"/>
        </w:rPr>
        <w:t>控制</w:t>
      </w:r>
      <w:del w:id="84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上下文长度的同时，让模型聚焦同一量规，并以“一批多生”降低</w:delText>
        </w:r>
      </w:del>
      <w:r>
        <w:rPr>
          <w:rFonts w:ascii="Times New Roman" w:hAnsi="Times New Roman" w:eastAsia="宋体"/>
          <w:i w:val="0"/>
          <w:sz w:val="21"/>
        </w:rPr>
        <w:t xml:space="preserve">调用时间和 token </w:t>
      </w:r>
      <w:ins w:id="84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支出。本文比较的是上述两种输入组织方式，现有结果未单独报告调用时间或 token </w:t>
        </w:r>
      </w:ins>
      <w:r>
        <w:rPr>
          <w:rFonts w:ascii="Times New Roman" w:hAnsi="Times New Roman" w:eastAsia="宋体"/>
          <w:i w:val="0"/>
          <w:sz w:val="21"/>
        </w:rPr>
        <w:t>成本</w:t>
      </w:r>
      <w:ins w:id="84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的比较数据</w:t>
        </w:r>
      </w:ins>
      <w:r>
        <w:rPr>
          <w:rFonts w:ascii="Times New Roman" w:hAnsi="Times New Roman" w:eastAsia="宋体"/>
          <w:i w:val="0"/>
          <w:sz w:val="21"/>
        </w:rPr>
        <w:t>。</w:t>
      </w:r>
      <w:del w:id="84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两种模式分别代表“保留整体上下文”和“控制局部证据负荷”两种系统设计。</w:delText>
        </w:r>
      </w:del>
    </w:p>
    <w:p w14:paraId="3EA18D8E">
      <w:pPr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2 AI 阅卷</w:t>
      </w:r>
      <w:del w:id="848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实施</w:delText>
        </w:r>
      </w:del>
      <w:ins w:id="849" w:author="Codex逐句修订" w:date="2026-07-30T13:19:01+00:00">
        <w:r>
          <w:rPr>
            <w:rFonts w:ascii="Times New Roman" w:hAnsi="Times New Roman" w:eastAsia="宋体"/>
            <w:b/>
            <w:sz w:val="21"/>
          </w:rPr>
          <w:t>的图像输入、模型</w:t>
        </w:r>
      </w:ins>
      <w:r>
        <w:rPr>
          <w:rFonts w:ascii="Times New Roman" w:hAnsi="Times New Roman" w:eastAsia="宋体"/>
          <w:b/>
          <w:sz w:val="21"/>
        </w:rPr>
        <w:t>参数与</w:t>
      </w:r>
      <w:del w:id="850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数据口径</w:delText>
        </w:r>
      </w:del>
      <w:ins w:id="851" w:author="Codex逐句修订" w:date="2026-07-30T13:19:01+00:00">
        <w:r>
          <w:rPr>
            <w:rFonts w:ascii="Times New Roman" w:hAnsi="Times New Roman" w:eastAsia="宋体"/>
            <w:b/>
            <w:sz w:val="21"/>
          </w:rPr>
          <w:t>日志记录设置</w:t>
        </w:r>
      </w:ins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 w14:paraId="46C2F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19200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项目</w:t>
            </w:r>
          </w:p>
        </w:tc>
        <w:tc>
          <w:tcPr>
            <w:tcW w:w="29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F5431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本研究设置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71DFDB">
            <w:pPr>
              <w:spacing w:after="0" w:line="240" w:lineRule="auto"/>
              <w:jc w:val="center"/>
            </w:pPr>
            <w:del w:id="29" w:author="Codex逐句修订" w:date="2026-07-30T13:19:01+00:00">
              <w:r>
                <w:rPr>
                  <w:rFonts w:ascii="Times New Roman" w:hAnsi="Times New Roman" w:eastAsia="宋体"/>
                  <w:b/>
                  <w:sz w:val="16"/>
                </w:rPr>
                <w:delText>可复</w:delText>
              </w:r>
            </w:del>
            <w:r>
              <w:rPr>
                <w:rFonts w:ascii="Times New Roman" w:hAnsi="Times New Roman" w:eastAsia="宋体"/>
                <w:b/>
                <w:sz w:val="16"/>
              </w:rPr>
              <w:t>核</w:t>
            </w:r>
            <w:del w:id="30" w:author="Codex逐句修订" w:date="2026-07-30T13:19:01+00:00">
              <w:r>
                <w:rPr>
                  <w:rFonts w:ascii="Times New Roman" w:hAnsi="Times New Roman" w:eastAsia="宋体"/>
                  <w:b/>
                  <w:sz w:val="16"/>
                </w:rPr>
                <w:delText>材料</w:delText>
              </w:r>
            </w:del>
            <w:ins w:id="31" w:author="Codex逐句修订" w:date="2026-07-30T13:19:01+00:00">
              <w:r>
                <w:rPr>
                  <w:rFonts w:ascii="Times New Roman" w:hAnsi="Times New Roman" w:eastAsia="宋体"/>
                  <w:b/>
                  <w:sz w:val="16"/>
                </w:rPr>
                <w:t>查所用记录</w:t>
              </w:r>
            </w:ins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1CFCA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说明</w:t>
            </w:r>
          </w:p>
        </w:tc>
      </w:tr>
      <w:tr w14:paraId="43DDF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C2168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样本与日志</w:t>
            </w:r>
          </w:p>
        </w:tc>
        <w:tc>
          <w:tcPr>
            <w:tcW w:w="29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FAA78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78份完整配对答卷；两模式各1404条日志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FFB3C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手改表、两模式成绩表与日志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DB88E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每人18个题目/小问评分单元</w:t>
            </w:r>
          </w:p>
        </w:tc>
      </w:tr>
      <w:tr w14:paraId="28A7E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FBF1B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图像输入</w:t>
            </w:r>
          </w:p>
        </w:tc>
        <w:tc>
          <w:tcPr>
            <w:tcW w:w="29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7A815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300 dpi；本轮两模式均未启用图像增强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7C46C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扫描图像、切片与拼图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C0A09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整卷</w:t>
            </w:r>
            <w:del w:id="32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输入</w:delText>
              </w:r>
            </w:del>
            <w:ins w:id="33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：</w:t>
              </w:r>
            </w:ins>
            <w:r>
              <w:rPr>
                <w:rFonts w:ascii="Times New Roman" w:hAnsi="Times New Roman" w:eastAsia="宋体"/>
                <w:b w:val="0"/>
                <w:sz w:val="16"/>
              </w:rPr>
              <w:t>单</w:t>
            </w:r>
            <w:ins w:id="34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名学</w:t>
              </w:r>
            </w:ins>
            <w:r>
              <w:rPr>
                <w:rFonts w:ascii="Times New Roman" w:hAnsi="Times New Roman" w:eastAsia="宋体"/>
                <w:b w:val="0"/>
                <w:sz w:val="16"/>
              </w:rPr>
              <w:t>生整页</w:t>
            </w:r>
            <w:ins w:id="35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或整卷图像</w:t>
              </w:r>
            </w:ins>
            <w:r>
              <w:rPr>
                <w:rFonts w:ascii="Times New Roman" w:hAnsi="Times New Roman" w:eastAsia="宋体"/>
                <w:b w:val="0"/>
                <w:sz w:val="16"/>
              </w:rPr>
              <w:t>；混合</w:t>
            </w:r>
            <w:del w:id="36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输入</w:delText>
              </w:r>
            </w:del>
            <w:ins w:id="37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：</w:t>
              </w:r>
            </w:ins>
            <w:r>
              <w:rPr>
                <w:rFonts w:ascii="Times New Roman" w:hAnsi="Times New Roman" w:eastAsia="宋体"/>
                <w:b w:val="0"/>
                <w:sz w:val="16"/>
              </w:rPr>
              <w:t>同题</w:t>
            </w:r>
            <w:ins w:id="38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多名学生作答区域</w:t>
              </w:r>
            </w:ins>
            <w:r>
              <w:rPr>
                <w:rFonts w:ascii="Times New Roman" w:hAnsi="Times New Roman" w:eastAsia="宋体"/>
                <w:b w:val="0"/>
                <w:sz w:val="16"/>
              </w:rPr>
              <w:t>拼接</w:t>
            </w:r>
          </w:p>
        </w:tc>
      </w:tr>
      <w:tr w14:paraId="2C1C6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555EB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模型</w:t>
            </w:r>
          </w:p>
        </w:tc>
        <w:tc>
          <w:tcPr>
            <w:tcW w:w="29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D533EC">
            <w:pPr>
              <w:spacing w:after="0" w:line="240" w:lineRule="auto"/>
              <w:jc w:val="left"/>
              <w:rPr>
                <w:rFonts w:ascii="Times New Roman" w:hAnsi="Times New Roman" w:eastAsia="宋体"/>
                <w:b w:val="0"/>
                <w:sz w:val="16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整卷：doubao-seed-2.0-pro；</w:t>
            </w:r>
          </w:p>
          <w:p w14:paraId="3EAE8A0A"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混合：doubao-seed-2.0-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>pro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82156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模型日志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CF798B">
            <w:pPr>
              <w:spacing w:after="0" w:line="240" w:lineRule="auto"/>
              <w:jc w:val="center"/>
            </w:pPr>
            <w:ins w:id="39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日志保存两种模式实际使用的</w:t>
              </w:r>
            </w:ins>
            <w:r>
              <w:rPr>
                <w:rFonts w:ascii="Times New Roman" w:hAnsi="Times New Roman" w:eastAsia="宋体"/>
                <w:b w:val="0"/>
                <w:sz w:val="16"/>
              </w:rPr>
              <w:t>模型</w:t>
            </w:r>
            <w:del w:id="40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配置按实际工作流记录</w:delText>
              </w:r>
            </w:del>
            <w:ins w:id="41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名称</w:t>
              </w:r>
            </w:ins>
          </w:p>
        </w:tc>
      </w:tr>
      <w:tr w14:paraId="16305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9A88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生成参数</w:t>
            </w:r>
          </w:p>
        </w:tc>
        <w:tc>
          <w:tcPr>
            <w:tcW w:w="29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3A90E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temperature=0；top_p、top_k采用服务端默认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A17C7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调用配置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195B7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未进行同图多次重复调用</w:t>
            </w:r>
          </w:p>
        </w:tc>
      </w:tr>
      <w:tr w14:paraId="7D28B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32C15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评分约束</w:t>
            </w:r>
          </w:p>
        </w:tc>
        <w:tc>
          <w:tcPr>
            <w:tcW w:w="29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3B1F8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统一答案、</w:t>
            </w:r>
            <w:del w:id="42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rubric</w:delText>
              </w:r>
            </w:del>
            <w:ins w:id="43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评分细则</w:t>
              </w:r>
            </w:ins>
            <w:r>
              <w:rPr>
                <w:rFonts w:ascii="Times New Roman" w:hAnsi="Times New Roman" w:eastAsia="宋体"/>
                <w:b w:val="0"/>
                <w:sz w:val="16"/>
              </w:rPr>
              <w:t>和结构化提示词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543B6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评分细则、提示词文档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FE10F4">
            <w:pPr>
              <w:spacing w:after="0" w:line="240" w:lineRule="auto"/>
              <w:jc w:val="center"/>
            </w:pPr>
            <w:ins w:id="44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提示词包</w:t>
              </w:r>
            </w:ins>
            <w:r>
              <w:rPr>
                <w:rFonts w:ascii="Times New Roman" w:hAnsi="Times New Roman" w:eastAsia="宋体"/>
                <w:b w:val="0"/>
                <w:sz w:val="16"/>
              </w:rPr>
              <w:t>含作废</w:t>
            </w:r>
            <w:del w:id="45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判定</w:delText>
              </w:r>
            </w:del>
            <w:ins w:id="46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内容处理</w:t>
              </w:r>
            </w:ins>
            <w:r>
              <w:rPr>
                <w:rFonts w:ascii="Times New Roman" w:hAnsi="Times New Roman" w:eastAsia="宋体"/>
                <w:b w:val="0"/>
                <w:sz w:val="16"/>
              </w:rPr>
              <w:t>、步骤</w:t>
            </w:r>
            <w:del w:id="47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证据、防</w:delText>
              </w:r>
            </w:del>
            <w:ins w:id="48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提取和</w:t>
              </w:r>
            </w:ins>
            <w:r>
              <w:rPr>
                <w:rFonts w:ascii="Times New Roman" w:hAnsi="Times New Roman" w:eastAsia="宋体"/>
                <w:b w:val="0"/>
                <w:sz w:val="16"/>
              </w:rPr>
              <w:t>提示注入</w:t>
            </w:r>
            <w:del w:id="49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等</w:delText>
              </w:r>
            </w:del>
            <w:ins w:id="50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防护要求</w:t>
              </w:r>
            </w:ins>
          </w:p>
        </w:tc>
      </w:tr>
      <w:tr w14:paraId="37CB9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18FBA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复核入口</w:t>
            </w:r>
          </w:p>
        </w:tc>
        <w:tc>
          <w:tcPr>
            <w:tcW w:w="29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88703F">
            <w:pPr>
              <w:spacing w:after="0" w:line="240" w:lineRule="auto"/>
              <w:jc w:val="center"/>
            </w:pPr>
            <w:del w:id="51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以系统</w:delText>
              </w:r>
            </w:del>
            <w:ins w:id="52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模型输出</w:t>
              </w:r>
            </w:ins>
            <w:r>
              <w:rPr>
                <w:rFonts w:ascii="Times New Roman" w:hAnsi="Times New Roman" w:eastAsia="宋体"/>
                <w:b w:val="0"/>
                <w:sz w:val="16"/>
              </w:rPr>
              <w:t>“需要复核”</w:t>
            </w:r>
            <w:del w:id="53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标</w:delText>
              </w:r>
            </w:del>
            <w:ins w:id="54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字段，系统据此筛选</w:t>
              </w:r>
            </w:ins>
            <w:r>
              <w:rPr>
                <w:rFonts w:ascii="Times New Roman" w:hAnsi="Times New Roman" w:eastAsia="宋体"/>
                <w:b w:val="0"/>
                <w:sz w:val="16"/>
              </w:rPr>
              <w:t>记</w:t>
            </w:r>
            <w:del w:id="55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进入</w:delText>
              </w:r>
            </w:del>
            <w:ins w:id="56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录供</w:t>
              </w:r>
            </w:ins>
            <w:r>
              <w:rPr>
                <w:rFonts w:ascii="Times New Roman" w:hAnsi="Times New Roman" w:eastAsia="宋体"/>
                <w:b w:val="0"/>
                <w:sz w:val="16"/>
              </w:rPr>
              <w:t>教师</w:t>
            </w:r>
            <w:del w:id="57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确认</w:delText>
              </w:r>
            </w:del>
            <w:ins w:id="58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查看</w:t>
              </w:r>
            </w:ins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BDC5E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复核日志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B14070">
            <w:pPr>
              <w:spacing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del w:id="59" w:author="Codex逐句修订" w:date="2026-07-30T13:19:01+00:00">
              <w:r>
                <w:rPr>
                  <w:rFonts w:hint="eastAsia" w:ascii="Times New Roman" w:hAnsi="Times New Roman" w:eastAsia="宋体"/>
                  <w:b w:val="0"/>
                  <w:sz w:val="16"/>
                  <w:lang w:val="en-US" w:eastAsia="zh-CN"/>
                </w:rPr>
                <w:delText>是否需要复核，取决于</w:delText>
              </w:r>
            </w:del>
            <w:ins w:id="60" w:author="Codex逐句修订" w:date="2026-07-30T13:19:01+00:00">
              <w:r>
                <w:rPr>
                  <w:rFonts w:hint="eastAsia" w:ascii="Times New Roman" w:hAnsi="Times New Roman" w:eastAsia="宋体"/>
                  <w:b w:val="0"/>
                  <w:sz w:val="16"/>
                  <w:lang w:val="en-US" w:eastAsia="zh-CN"/>
                </w:rPr>
                <w:t>该字段由</w:t>
              </w:r>
            </w:ins>
            <w:r>
              <w:rPr>
                <w:rFonts w:hint="eastAsia" w:ascii="Times New Roman" w:hAnsi="Times New Roman" w:eastAsia="宋体"/>
                <w:b w:val="0"/>
                <w:sz w:val="16"/>
                <w:lang w:val="en-US" w:eastAsia="zh-CN"/>
              </w:rPr>
              <w:t>模型报告置信度</w:t>
            </w:r>
            <w:ins w:id="61" w:author="Codex逐句修订" w:date="2026-07-30T13:19:01+00:00">
              <w:r>
                <w:rPr>
                  <w:rFonts w:hint="eastAsia" w:ascii="Times New Roman" w:hAnsi="Times New Roman" w:eastAsia="宋体"/>
                  <w:b w:val="0"/>
                  <w:sz w:val="16"/>
                  <w:lang w:val="en-US" w:eastAsia="zh-CN"/>
                </w:rPr>
                <w:t>触发；置信度不作为正确概率</w:t>
              </w:r>
            </w:ins>
          </w:p>
        </w:tc>
      </w:tr>
    </w:tbl>
    <w:p w14:paraId="29328155">
      <w:pPr>
        <w:spacing w:after="20"/>
      </w:pPr>
    </w:p>
    <w:p w14:paraId="4F365CFC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（三）</w:t>
      </w:r>
      <w:del w:id="852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评</w:delText>
        </w:r>
      </w:del>
      <w:r>
        <w:rPr>
          <w:rFonts w:ascii="Times New Roman" w:hAnsi="Times New Roman" w:eastAsia="黑体"/>
          <w:b/>
          <w:sz w:val="24"/>
        </w:rPr>
        <w:t>分</w:t>
      </w:r>
      <w:del w:id="853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口径</w:delText>
        </w:r>
      </w:del>
      <w:ins w:id="854" w:author="Codex逐句修订" w:date="2026-07-30T13:19:01+00:00">
        <w:r>
          <w:rPr>
            <w:rFonts w:ascii="Times New Roman" w:hAnsi="Times New Roman" w:eastAsia="黑体"/>
            <w:b/>
            <w:sz w:val="24"/>
          </w:rPr>
          <w:t>数定义</w:t>
        </w:r>
      </w:ins>
      <w:r>
        <w:rPr>
          <w:rFonts w:ascii="Times New Roman" w:hAnsi="Times New Roman" w:eastAsia="黑体"/>
          <w:b/>
          <w:sz w:val="24"/>
        </w:rPr>
        <w:t>、统计方法与案例选择</w:t>
      </w:r>
    </w:p>
    <w:p w14:paraId="66150E17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研究区分三类分数</w:t>
      </w:r>
      <w:del w:id="85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：</w:delText>
        </w:r>
      </w:del>
      <w:ins w:id="85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。“</w:t>
        </w:r>
      </w:ins>
      <w:r>
        <w:rPr>
          <w:rFonts w:ascii="Times New Roman" w:hAnsi="Times New Roman" w:eastAsia="宋体"/>
          <w:i w:val="0"/>
          <w:sz w:val="21"/>
        </w:rPr>
        <w:t>教师手改分</w:t>
      </w:r>
      <w:ins w:id="85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”</w:t>
        </w:r>
      </w:ins>
      <w:r>
        <w:rPr>
          <w:rFonts w:ascii="Times New Roman" w:hAnsi="Times New Roman" w:eastAsia="宋体"/>
          <w:i w:val="0"/>
          <w:sz w:val="21"/>
        </w:rPr>
        <w:t>是任课教师依据统一评分细则</w:t>
      </w:r>
      <w:ins w:id="85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在纸笔批改后</w:t>
        </w:r>
      </w:ins>
      <w:r>
        <w:rPr>
          <w:rFonts w:ascii="Times New Roman" w:hAnsi="Times New Roman" w:eastAsia="宋体"/>
          <w:i w:val="0"/>
          <w:sz w:val="21"/>
        </w:rPr>
        <w:t>登记的</w:t>
      </w:r>
      <w:del w:id="85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课堂专业参照</w:delText>
        </w:r>
      </w:del>
      <w:ins w:id="86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分数</w:t>
        </w:r>
      </w:ins>
      <w:r>
        <w:rPr>
          <w:rFonts w:ascii="Times New Roman" w:hAnsi="Times New Roman" w:eastAsia="宋体"/>
          <w:i w:val="0"/>
          <w:sz w:val="21"/>
        </w:rPr>
        <w:t>；</w:t>
      </w:r>
      <w:ins w:id="86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“</w:t>
        </w:r>
      </w:ins>
      <w:r>
        <w:rPr>
          <w:rFonts w:ascii="Times New Roman" w:hAnsi="Times New Roman" w:eastAsia="宋体"/>
          <w:i w:val="0"/>
          <w:sz w:val="21"/>
        </w:rPr>
        <w:t>AI 原始分</w:t>
      </w:r>
      <w:ins w:id="86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”</w:t>
        </w:r>
      </w:ins>
      <w:r>
        <w:rPr>
          <w:rFonts w:ascii="Times New Roman" w:hAnsi="Times New Roman" w:eastAsia="宋体"/>
          <w:i w:val="0"/>
          <w:sz w:val="21"/>
        </w:rPr>
        <w:t>是模型首次输出</w:t>
      </w:r>
      <w:ins w:id="86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的分数</w:t>
        </w:r>
      </w:ins>
      <w:r>
        <w:rPr>
          <w:rFonts w:ascii="Times New Roman" w:hAnsi="Times New Roman" w:eastAsia="宋体"/>
          <w:i w:val="0"/>
          <w:sz w:val="21"/>
        </w:rPr>
        <w:t>；</w:t>
      </w:r>
      <w:ins w:id="86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“</w:t>
        </w:r>
      </w:ins>
      <w:r>
        <w:rPr>
          <w:rFonts w:ascii="Times New Roman" w:hAnsi="Times New Roman" w:eastAsia="宋体"/>
          <w:i w:val="0"/>
          <w:sz w:val="21"/>
        </w:rPr>
        <w:t>流程最终分</w:t>
      </w:r>
      <w:ins w:id="86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”</w:t>
        </w:r>
      </w:ins>
      <w:r>
        <w:rPr>
          <w:rFonts w:ascii="Times New Roman" w:hAnsi="Times New Roman" w:eastAsia="宋体"/>
          <w:i w:val="0"/>
          <w:sz w:val="21"/>
        </w:rPr>
        <w:t>是</w:t>
      </w:r>
      <w:ins w:id="86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完成本轮</w:t>
        </w:r>
      </w:ins>
      <w:r>
        <w:rPr>
          <w:rFonts w:ascii="Times New Roman" w:hAnsi="Times New Roman" w:eastAsia="宋体"/>
          <w:i w:val="0"/>
          <w:sz w:val="21"/>
        </w:rPr>
        <w:t>系统</w:t>
      </w:r>
      <w:del w:id="86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风险记录经</w:delText>
        </w:r>
      </w:del>
      <w:ins w:id="86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复核流程后导出的成绩，可能沿用 AI 原始分，也可能在</w:t>
        </w:r>
      </w:ins>
      <w:r>
        <w:rPr>
          <w:rFonts w:ascii="Times New Roman" w:hAnsi="Times New Roman" w:eastAsia="宋体"/>
          <w:i w:val="0"/>
          <w:sz w:val="21"/>
        </w:rPr>
        <w:t>教师</w:t>
      </w:r>
      <w:del w:id="86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确认或流程处理</w:delText>
        </w:r>
      </w:del>
      <w:ins w:id="87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查看</w:t>
        </w:r>
      </w:ins>
      <w:r>
        <w:rPr>
          <w:rFonts w:ascii="Times New Roman" w:hAnsi="Times New Roman" w:eastAsia="宋体"/>
          <w:i w:val="0"/>
          <w:sz w:val="21"/>
        </w:rPr>
        <w:t>后</w:t>
      </w:r>
      <w:del w:id="87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形成的最终成绩</w:delText>
        </w:r>
      </w:del>
      <w:ins w:id="87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调整</w:t>
        </w:r>
      </w:ins>
      <w:r>
        <w:rPr>
          <w:rFonts w:ascii="Times New Roman" w:hAnsi="Times New Roman" w:eastAsia="宋体"/>
          <w:i w:val="0"/>
          <w:sz w:val="21"/>
        </w:rPr>
        <w:t>。</w:t>
      </w:r>
      <w:del w:id="87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教师手改并非绝对真值，且</w:delText>
        </w:r>
      </w:del>
      <w:ins w:id="87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由于</w:t>
        </w:r>
      </w:ins>
      <w:r>
        <w:rPr>
          <w:rFonts w:ascii="Times New Roman" w:hAnsi="Times New Roman" w:eastAsia="宋体"/>
          <w:i w:val="0"/>
          <w:sz w:val="21"/>
        </w:rPr>
        <w:t>未设置第二评分者，</w:t>
      </w:r>
      <w:del w:id="87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因而</w:delText>
        </w:r>
      </w:del>
      <w:ins w:id="87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教师手改分只作为本次课堂评分的专业参照，不被视为学生表现的绝对真值。</w:t>
        </w:r>
      </w:ins>
      <w:r>
        <w:rPr>
          <w:rFonts w:ascii="Times New Roman" w:hAnsi="Times New Roman" w:eastAsia="宋体"/>
          <w:i w:val="0"/>
          <w:sz w:val="21"/>
        </w:rPr>
        <w:t>本文</w:t>
      </w:r>
      <w:del w:id="87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分析的是</w:delText>
        </w:r>
      </w:del>
      <w:ins w:id="87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据此考察两种</w:t>
        </w:r>
      </w:ins>
      <w:r>
        <w:rPr>
          <w:rFonts w:ascii="Times New Roman" w:hAnsi="Times New Roman" w:eastAsia="宋体"/>
          <w:i w:val="0"/>
          <w:sz w:val="21"/>
        </w:rPr>
        <w:t xml:space="preserve"> AI </w:t>
      </w:r>
      <w:del w:id="87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工作流</w:delText>
        </w:r>
      </w:del>
      <w:ins w:id="88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批改结果</w:t>
        </w:r>
      </w:ins>
      <w:r>
        <w:rPr>
          <w:rFonts w:ascii="Times New Roman" w:hAnsi="Times New Roman" w:eastAsia="宋体"/>
          <w:i w:val="0"/>
          <w:sz w:val="21"/>
        </w:rPr>
        <w:t>与</w:t>
      </w:r>
      <w:del w:id="88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真实课堂</w:delText>
        </w:r>
      </w:del>
      <w:ins w:id="88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该</w:t>
        </w:r>
      </w:ins>
      <w:r>
        <w:rPr>
          <w:rFonts w:ascii="Times New Roman" w:hAnsi="Times New Roman" w:eastAsia="宋体"/>
          <w:i w:val="0"/>
          <w:sz w:val="21"/>
        </w:rPr>
        <w:t>教师</w:t>
      </w:r>
      <w:del w:id="88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评价</w:delText>
        </w:r>
      </w:del>
      <w:ins w:id="88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手改分</w:t>
        </w:r>
      </w:ins>
      <w:r>
        <w:rPr>
          <w:rFonts w:ascii="Times New Roman" w:hAnsi="Times New Roman" w:eastAsia="宋体"/>
          <w:i w:val="0"/>
          <w:sz w:val="21"/>
        </w:rPr>
        <w:t>的</w:t>
      </w:r>
      <w:del w:id="88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对齐</w:delText>
        </w:r>
      </w:del>
      <w:ins w:id="88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差异及一致</w:t>
        </w:r>
      </w:ins>
      <w:r>
        <w:rPr>
          <w:rFonts w:ascii="Times New Roman" w:hAnsi="Times New Roman" w:eastAsia="宋体"/>
          <w:i w:val="0"/>
          <w:sz w:val="21"/>
        </w:rPr>
        <w:t>程度。</w:t>
      </w:r>
    </w:p>
    <w:p w14:paraId="502BAB2C">
      <w:pPr>
        <w:keepLines w:val="0"/>
        <w:spacing w:before="0" w:after="60" w:line="300" w:lineRule="auto"/>
        <w:ind w:firstLine="420"/>
        <w:rPr>
          <w:rFonts w:hint="eastAsia" w:ascii="Times New Roman" w:hAnsi="Times New Roman" w:eastAsia="宋体"/>
          <w:i w:val="0"/>
          <w:sz w:val="21"/>
        </w:rPr>
      </w:pPr>
      <w:r>
        <w:rPr>
          <w:rFonts w:hint="eastAsia" w:ascii="Times New Roman" w:hAnsi="Times New Roman" w:eastAsia="宋体"/>
          <w:i w:val="0"/>
          <w:sz w:val="21"/>
        </w:rPr>
        <w:t>总分层面报告Bias、MAE、RMSE、Pearson (</w:t>
      </w:r>
      <m:oMath>
        <m:r>
          <m:rPr/>
          <w:rPr>
            <w:rFonts w:hint="default" w:ascii="Cambria Math" w:hAnsi="Cambria Math" w:cstheme="minorBidi"/>
            <w:sz w:val="21"/>
            <w:szCs w:val="22"/>
            <w:lang w:val="en-US" w:eastAsia="zh-CN" w:bidi="ar-SA"/>
          </w:rPr>
          <m:t>r</m:t>
        </m:r>
      </m:oMath>
      <w:r>
        <w:rPr>
          <w:rFonts w:hint="eastAsia" w:ascii="Times New Roman" w:hAnsi="Times New Roman" w:eastAsia="宋体"/>
          <w:i w:val="0"/>
          <w:sz w:val="21"/>
        </w:rPr>
        <w:t>)、双向混合效应</w:t>
      </w:r>
      <w:r>
        <w:rPr>
          <w:rFonts w:hint="eastAsia"/>
          <w:i w:val="0"/>
          <w:sz w:val="21"/>
          <w:lang w:eastAsia="zh-CN"/>
        </w:rPr>
        <w:t>——</w:t>
      </w:r>
      <w:r>
        <w:rPr>
          <w:rFonts w:hint="eastAsia" w:ascii="Times New Roman" w:hAnsi="Times New Roman" w:eastAsia="宋体"/>
          <w:i w:val="0"/>
          <w:sz w:val="21"/>
        </w:rPr>
        <w:t>绝对一致性</w:t>
      </w:r>
      <w:r>
        <w:rPr>
          <w:rFonts w:hint="eastAsia"/>
          <w:i w:val="0"/>
          <w:sz w:val="21"/>
          <w:lang w:eastAsia="zh-CN"/>
        </w:rPr>
        <w:t>——</w:t>
      </w:r>
      <w:r>
        <w:rPr>
          <w:rFonts w:hint="eastAsia" w:ascii="Times New Roman" w:hAnsi="Times New Roman" w:eastAsia="宋体"/>
          <w:i w:val="0"/>
          <w:sz w:val="21"/>
        </w:rPr>
        <w:t>单测量ICC及其95%置信区间，并采用Wilcoxon符号秩检验和rank-biserial correlation（</w:t>
      </w:r>
      <m:oMath>
        <m:sSub>
          <m:sSubPr>
            <m:ctrlPr>
              <w:rPr>
                <w:rFonts w:hint="default" w:ascii="Cambria Math" w:hAnsi="Cambria Math" w:cstheme="minorBidi"/>
                <w:i/>
                <w:sz w:val="21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sz w:val="21"/>
                <w:szCs w:val="22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theme="minorBidi"/>
                <w:i/>
                <w:sz w:val="21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sz w:val="21"/>
                <w:szCs w:val="22"/>
                <w:lang w:val="en-US" w:eastAsia="zh-CN" w:bidi="ar-SA"/>
              </w:rPr>
              <m:t>rb</m:t>
            </m:r>
            <m:ctrlPr>
              <w:rPr>
                <w:rFonts w:hint="default" w:ascii="Cambria Math" w:hAnsi="Cambria Math" w:cstheme="minorBidi"/>
                <w:i/>
                <w:sz w:val="21"/>
                <w:szCs w:val="22"/>
                <w:lang w:val="en-US" w:eastAsia="zh-CN" w:bidi="ar-SA"/>
              </w:rPr>
            </m:ctrlPr>
          </m:sub>
        </m:sSub>
      </m:oMath>
      <w:r>
        <w:rPr>
          <w:rFonts w:hint="eastAsia" w:ascii="Times New Roman" w:hAnsi="Times New Roman" w:eastAsia="宋体"/>
          <w:i w:val="0"/>
          <w:sz w:val="21"/>
        </w:rPr>
        <w:t>）评价AI评分与教师评分的配对差异及其效应大小。Bias用于反映AI评分整体偏高或偏低的方向，MAE反映AI总分与教师总分的平均绝对差异，RMSE则对少量较大误差赋予更高权重；Pearson (r)主要反映两种评分的线性相关和学生排序一致性，ICC进一步评价具体分值上的绝对一致程度。</w:t>
      </w:r>
    </w:p>
    <w:p w14:paraId="642F55BA">
      <w:pPr>
        <w:keepLines w:val="0"/>
        <w:spacing w:before="0" w:after="60" w:line="300" w:lineRule="auto"/>
        <w:ind w:firstLine="420"/>
        <w:rPr>
          <w:rFonts w:hint="eastAsia" w:ascii="Times New Roman" w:hAnsi="Times New Roman" w:eastAsia="宋体"/>
          <w:i w:val="0"/>
          <w:sz w:val="21"/>
        </w:rPr>
      </w:pPr>
      <w:del w:id="887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系统实际以</w:delText>
        </w:r>
      </w:del>
      <w:ins w:id="888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每条日志保存</w:t>
        </w:r>
      </w:ins>
      <w:r>
        <w:rPr>
          <w:rFonts w:hint="eastAsia" w:ascii="Times New Roman" w:hAnsi="Times New Roman" w:eastAsia="宋体"/>
          <w:i w:val="0"/>
          <w:sz w:val="21"/>
        </w:rPr>
        <w:t>模型</w:t>
      </w:r>
      <w:del w:id="889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输出</w:delText>
        </w:r>
      </w:del>
      <w:ins w:id="890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报告</w:t>
        </w:r>
      </w:ins>
      <w:r>
        <w:rPr>
          <w:rFonts w:hint="eastAsia" w:ascii="Times New Roman" w:hAnsi="Times New Roman" w:eastAsia="宋体"/>
          <w:i w:val="0"/>
          <w:sz w:val="21"/>
        </w:rPr>
        <w:t>的</w:t>
      </w:r>
      <w:ins w:id="891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置信度和</w:t>
        </w:r>
      </w:ins>
      <w:r>
        <w:rPr>
          <w:rFonts w:hint="eastAsia" w:ascii="Times New Roman" w:hAnsi="Times New Roman" w:eastAsia="宋体"/>
          <w:i w:val="0"/>
          <w:sz w:val="21"/>
        </w:rPr>
        <w:t>“需要复核”字段</w:t>
      </w:r>
      <w:del w:id="892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作</w:delText>
        </w:r>
      </w:del>
      <w:ins w:id="893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；当该字段</w:t>
        </w:r>
      </w:ins>
      <w:r>
        <w:rPr>
          <w:rFonts w:hint="eastAsia" w:ascii="Times New Roman" w:hAnsi="Times New Roman" w:eastAsia="宋体"/>
          <w:i w:val="0"/>
          <w:sz w:val="21"/>
        </w:rPr>
        <w:t>为</w:t>
      </w:r>
      <w:ins w:id="894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“是”时，系统将该记录列为待</w:t>
        </w:r>
      </w:ins>
      <w:r>
        <w:rPr>
          <w:rFonts w:hint="eastAsia" w:ascii="Times New Roman" w:hAnsi="Times New Roman" w:eastAsia="宋体"/>
          <w:i w:val="0"/>
          <w:sz w:val="21"/>
        </w:rPr>
        <w:t>教师</w:t>
      </w:r>
      <w:del w:id="895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复核入口，</w:delText>
        </w:r>
      </w:del>
      <w:ins w:id="896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查看。</w:t>
        </w:r>
      </w:ins>
      <w:r>
        <w:rPr>
          <w:rFonts w:hint="eastAsia" w:ascii="Times New Roman" w:hAnsi="Times New Roman" w:eastAsia="宋体"/>
          <w:i w:val="0"/>
          <w:sz w:val="21"/>
        </w:rPr>
        <w:t>该字段由模型报告</w:t>
      </w:r>
      <w:ins w:id="897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的</w:t>
        </w:r>
      </w:ins>
      <w:r>
        <w:rPr>
          <w:rFonts w:hint="eastAsia" w:ascii="Times New Roman" w:hAnsi="Times New Roman" w:eastAsia="宋体"/>
          <w:i w:val="0"/>
          <w:sz w:val="21"/>
        </w:rPr>
        <w:t>置信度触发</w:t>
      </w:r>
      <w:del w:id="898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。</w:delText>
        </w:r>
      </w:del>
      <w:ins w:id="899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，</w:t>
        </w:r>
      </w:ins>
      <w:r>
        <w:rPr>
          <w:rFonts w:hint="eastAsia" w:ascii="Times New Roman" w:hAnsi="Times New Roman" w:eastAsia="宋体"/>
          <w:i w:val="0"/>
          <w:sz w:val="21"/>
        </w:rPr>
        <w:t>本文</w:t>
      </w:r>
      <w:del w:id="900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区</w:delText>
        </w:r>
      </w:del>
      <w:r>
        <w:rPr>
          <w:rFonts w:hint="eastAsia" w:ascii="Times New Roman" w:hAnsi="Times New Roman" w:eastAsia="宋体"/>
          <w:i w:val="0"/>
          <w:sz w:val="21"/>
        </w:rPr>
        <w:t>分</w:t>
      </w:r>
      <w:ins w:id="901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别统计</w:t>
        </w:r>
      </w:ins>
      <w:r>
        <w:rPr>
          <w:rFonts w:hint="eastAsia" w:ascii="Times New Roman" w:hAnsi="Times New Roman" w:eastAsia="宋体"/>
          <w:i w:val="0"/>
          <w:sz w:val="21"/>
        </w:rPr>
        <w:t>“被标记</w:t>
      </w:r>
      <w:ins w:id="902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需要</w:t>
        </w:r>
      </w:ins>
      <w:r>
        <w:rPr>
          <w:rFonts w:hint="eastAsia" w:ascii="Times New Roman" w:hAnsi="Times New Roman" w:eastAsia="宋体"/>
          <w:i w:val="0"/>
          <w:sz w:val="21"/>
        </w:rPr>
        <w:t>复核”</w:t>
      </w:r>
      <w:del w:id="903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与</w:delText>
        </w:r>
      </w:del>
      <w:ins w:id="904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和</w:t>
        </w:r>
      </w:ins>
      <w:r>
        <w:rPr>
          <w:rFonts w:hint="eastAsia" w:ascii="Times New Roman" w:hAnsi="Times New Roman" w:eastAsia="宋体"/>
          <w:i w:val="0"/>
          <w:sz w:val="21"/>
        </w:rPr>
        <w:t>“</w:t>
      </w:r>
      <w:del w:id="905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复核</w:delText>
        </w:r>
      </w:del>
      <w:ins w:id="906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标记</w:t>
        </w:r>
      </w:ins>
      <w:r>
        <w:rPr>
          <w:rFonts w:hint="eastAsia" w:ascii="Times New Roman" w:hAnsi="Times New Roman" w:eastAsia="宋体"/>
          <w:i w:val="0"/>
          <w:sz w:val="21"/>
        </w:rPr>
        <w:t>后</w:t>
      </w:r>
      <w:ins w:id="907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流程最终</w:t>
        </w:r>
      </w:ins>
      <w:r>
        <w:rPr>
          <w:rFonts w:hint="eastAsia" w:ascii="Times New Roman" w:hAnsi="Times New Roman" w:eastAsia="宋体"/>
          <w:i w:val="0"/>
          <w:sz w:val="21"/>
        </w:rPr>
        <w:t>分</w:t>
      </w:r>
      <w:del w:id="908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数</w:delText>
        </w:r>
      </w:del>
      <w:r>
        <w:rPr>
          <w:rFonts w:hint="eastAsia" w:ascii="Times New Roman" w:hAnsi="Times New Roman" w:eastAsia="宋体"/>
          <w:i w:val="0"/>
          <w:sz w:val="21"/>
        </w:rPr>
        <w:t>发生调整”两类记录。模型报告</w:t>
      </w:r>
      <w:ins w:id="909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的</w:t>
        </w:r>
      </w:ins>
      <w:r>
        <w:rPr>
          <w:rFonts w:hint="eastAsia" w:ascii="Times New Roman" w:hAnsi="Times New Roman" w:eastAsia="宋体"/>
          <w:i w:val="0"/>
          <w:sz w:val="21"/>
        </w:rPr>
        <w:t>置信度</w:t>
      </w:r>
      <w:del w:id="910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仅</w:delText>
        </w:r>
      </w:del>
      <w:ins w:id="911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只</w:t>
        </w:r>
      </w:ins>
      <w:r>
        <w:rPr>
          <w:rFonts w:hint="eastAsia" w:ascii="Times New Roman" w:hAnsi="Times New Roman" w:eastAsia="宋体"/>
          <w:i w:val="0"/>
          <w:sz w:val="21"/>
        </w:rPr>
        <w:t>作为</w:t>
      </w:r>
      <w:del w:id="912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流程触发</w:delText>
        </w:r>
      </w:del>
      <w:ins w:id="913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筛选记录的</w:t>
        </w:r>
      </w:ins>
      <w:r>
        <w:rPr>
          <w:rFonts w:hint="eastAsia" w:ascii="Times New Roman" w:hAnsi="Times New Roman" w:eastAsia="宋体"/>
          <w:i w:val="0"/>
          <w:sz w:val="21"/>
        </w:rPr>
        <w:t>信号，不</w:t>
      </w:r>
      <w:del w:id="914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被</w:delText>
        </w:r>
      </w:del>
      <w:r>
        <w:rPr>
          <w:rFonts w:hint="eastAsia" w:ascii="Times New Roman" w:hAnsi="Times New Roman" w:eastAsia="宋体"/>
          <w:i w:val="0"/>
          <w:sz w:val="21"/>
        </w:rPr>
        <w:t>解释为经过校准的正确概率。</w:t>
      </w:r>
      <w:ins w:id="915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由于同一学生贡献多个题目/小问记录，同一题目也包含多名学生记录，1404 条日志并非相互独立，因此</w:t>
        </w:r>
      </w:ins>
      <w:r>
        <w:rPr>
          <w:rFonts w:hint="eastAsia" w:ascii="Times New Roman" w:hAnsi="Times New Roman" w:eastAsia="宋体"/>
          <w:i w:val="0"/>
          <w:sz w:val="21"/>
        </w:rPr>
        <w:t>记录层</w:t>
      </w:r>
      <w:del w:id="916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数据嵌套于学生与题目，故仅</w:delText>
        </w:r>
      </w:del>
      <w:ins w:id="917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结果只</w:t>
        </w:r>
      </w:ins>
      <w:r>
        <w:rPr>
          <w:rFonts w:hint="eastAsia" w:ascii="Times New Roman" w:hAnsi="Times New Roman" w:eastAsia="宋体"/>
          <w:i w:val="0"/>
          <w:sz w:val="21"/>
        </w:rPr>
        <w:t>用于描述</w:t>
      </w:r>
      <w:del w:id="918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评分流程、复核</w:delText>
        </w:r>
      </w:del>
      <w:r>
        <w:rPr>
          <w:rFonts w:hint="eastAsia" w:ascii="Times New Roman" w:hAnsi="Times New Roman" w:eastAsia="宋体"/>
          <w:i w:val="0"/>
          <w:sz w:val="21"/>
        </w:rPr>
        <w:t>标记</w:t>
      </w:r>
      <w:del w:id="919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及误差</w:delText>
        </w:r>
      </w:del>
      <w:ins w:id="920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数量、题号</w:t>
        </w:r>
      </w:ins>
      <w:r>
        <w:rPr>
          <w:rFonts w:hint="eastAsia" w:ascii="Times New Roman" w:hAnsi="Times New Roman" w:eastAsia="宋体"/>
          <w:i w:val="0"/>
          <w:sz w:val="21"/>
        </w:rPr>
        <w:t>分布</w:t>
      </w:r>
      <w:ins w:id="921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和改分情况</w:t>
        </w:r>
      </w:ins>
      <w:r>
        <w:rPr>
          <w:rFonts w:hint="eastAsia" w:ascii="Times New Roman" w:hAnsi="Times New Roman" w:eastAsia="宋体"/>
          <w:i w:val="0"/>
          <w:sz w:val="21"/>
        </w:rPr>
        <w:t>，不替代</w:t>
      </w:r>
      <w:ins w:id="922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以 78 名</w:t>
        </w:r>
      </w:ins>
      <w:r>
        <w:rPr>
          <w:rFonts w:hint="eastAsia" w:ascii="Times New Roman" w:hAnsi="Times New Roman" w:eastAsia="宋体"/>
          <w:i w:val="0"/>
          <w:sz w:val="21"/>
        </w:rPr>
        <w:t>学生</w:t>
      </w:r>
      <w:del w:id="923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层面</w:delText>
        </w:r>
      </w:del>
      <w:ins w:id="924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为单位</w:t>
        </w:r>
      </w:ins>
      <w:r>
        <w:rPr>
          <w:rFonts w:hint="eastAsia" w:ascii="Times New Roman" w:hAnsi="Times New Roman" w:eastAsia="宋体"/>
          <w:i w:val="0"/>
          <w:sz w:val="21"/>
        </w:rPr>
        <w:t>的总</w:t>
      </w:r>
      <w:del w:id="925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体</w:delText>
        </w:r>
      </w:del>
      <w:ins w:id="926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分</w:t>
        </w:r>
      </w:ins>
      <w:r>
        <w:rPr>
          <w:rFonts w:hint="eastAsia" w:ascii="Times New Roman" w:hAnsi="Times New Roman" w:eastAsia="宋体"/>
          <w:i w:val="0"/>
          <w:sz w:val="21"/>
        </w:rPr>
        <w:t>一致性分析。</w:t>
      </w:r>
    </w:p>
    <w:p w14:paraId="1F750EA0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为</w:t>
      </w:r>
      <w:ins w:id="92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辅助</w:t>
        </w:r>
      </w:ins>
      <w:r>
        <w:rPr>
          <w:rFonts w:ascii="Times New Roman" w:hAnsi="Times New Roman" w:eastAsia="宋体"/>
          <w:i w:val="0"/>
          <w:sz w:val="21"/>
        </w:rPr>
        <w:t>解释</w:t>
      </w:r>
      <w:del w:id="92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作图题评分分歧背后的数学证据机制，研究从</w:delText>
        </w:r>
      </w:del>
      <w:r>
        <w:rPr>
          <w:rFonts w:ascii="Times New Roman" w:hAnsi="Times New Roman" w:eastAsia="宋体"/>
          <w:i w:val="0"/>
          <w:sz w:val="21"/>
        </w:rPr>
        <w:t xml:space="preserve"> Q10 </w:t>
      </w:r>
      <w:ins w:id="92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的评分分歧，研究从</w:t>
        </w:r>
      </w:ins>
      <w:r>
        <w:rPr>
          <w:rFonts w:ascii="Times New Roman" w:hAnsi="Times New Roman" w:eastAsia="宋体"/>
          <w:i w:val="0"/>
          <w:sz w:val="21"/>
        </w:rPr>
        <w:t>分歧较为典型的记录中目的性选取两个脱敏案例，</w:t>
      </w:r>
      <w:del w:id="93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对</w:delText>
        </w:r>
      </w:del>
      <w:ins w:id="93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比较原</w:t>
        </w:r>
      </w:ins>
      <w:r>
        <w:rPr>
          <w:rFonts w:ascii="Times New Roman" w:hAnsi="Times New Roman" w:eastAsia="宋体"/>
          <w:i w:val="0"/>
          <w:sz w:val="21"/>
        </w:rPr>
        <w:t>作</w:t>
      </w:r>
      <w:del w:id="93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图</w:delText>
        </w:r>
      </w:del>
      <w:ins w:id="93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答中可见的点、线、文字标注、重叠</w:t>
        </w:r>
      </w:ins>
      <w:r>
        <w:rPr>
          <w:rFonts w:ascii="Times New Roman" w:hAnsi="Times New Roman" w:eastAsia="宋体"/>
          <w:i w:val="0"/>
          <w:sz w:val="21"/>
        </w:rPr>
        <w:t>痕迹</w:t>
      </w:r>
      <w:del w:id="93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 xml:space="preserve">、AI </w:delText>
        </w:r>
      </w:del>
      <w:ins w:id="93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和浅色痕迹。案例图未呈现逐项模型输出，因此本文不据此反推模型的内部</w:t>
        </w:r>
      </w:ins>
      <w:r>
        <w:rPr>
          <w:rFonts w:ascii="Times New Roman" w:hAnsi="Times New Roman" w:eastAsia="宋体"/>
          <w:i w:val="0"/>
          <w:sz w:val="21"/>
        </w:rPr>
        <w:t>判断</w:t>
      </w:r>
      <w:del w:id="93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风险与教师裁决依据进行对照。该部分属于典型</w:delText>
        </w:r>
      </w:del>
      <w:ins w:id="93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过程，也不把两个</w:t>
        </w:r>
      </w:ins>
      <w:r>
        <w:rPr>
          <w:rFonts w:ascii="Times New Roman" w:hAnsi="Times New Roman" w:eastAsia="宋体"/>
          <w:i w:val="0"/>
          <w:sz w:val="21"/>
        </w:rPr>
        <w:t>案例</w:t>
      </w:r>
      <w:del w:id="93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辅助解释，不构成独立的质性研究或</w:delText>
        </w:r>
      </w:del>
      <w:ins w:id="93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用于</w:t>
        </w:r>
      </w:ins>
      <w:r>
        <w:rPr>
          <w:rFonts w:ascii="Times New Roman" w:hAnsi="Times New Roman" w:eastAsia="宋体"/>
          <w:i w:val="0"/>
          <w:sz w:val="21"/>
        </w:rPr>
        <w:t>频率推断。</w:t>
      </w:r>
      <w:ins w:id="94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该部分仅用于说明教师在复核作图题时实际需要查看哪些内容。</w:t>
        </w:r>
      </w:ins>
    </w:p>
    <w:p w14:paraId="15D4F671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8"/>
        </w:rPr>
        <w:t>四、研究结果</w:t>
      </w:r>
    </w:p>
    <w:p w14:paraId="7E8D44CD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（一）总分层面：整卷误差较小但</w:t>
      </w:r>
      <w:del w:id="941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存在显著正向</w:delText>
        </w:r>
      </w:del>
      <w:ins w:id="942" w:author="Codex逐句修订" w:date="2026-07-30T13:19:01+00:00">
        <w:r>
          <w:rPr>
            <w:rFonts w:ascii="Times New Roman" w:hAnsi="Times New Roman" w:eastAsia="黑体"/>
            <w:b/>
            <w:sz w:val="24"/>
          </w:rPr>
          <w:t>整体</w:t>
        </w:r>
      </w:ins>
      <w:r>
        <w:rPr>
          <w:rFonts w:ascii="Times New Roman" w:hAnsi="Times New Roman" w:eastAsia="黑体"/>
          <w:b/>
          <w:sz w:val="24"/>
        </w:rPr>
        <w:t>偏</w:t>
      </w:r>
      <w:del w:id="943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差</w:delText>
        </w:r>
      </w:del>
      <w:ins w:id="944" w:author="Codex逐句修订" w:date="2026-07-30T13:19:01+00:00">
        <w:r>
          <w:rPr>
            <w:rFonts w:ascii="Times New Roman" w:hAnsi="Times New Roman" w:eastAsia="黑体"/>
            <w:b/>
            <w:sz w:val="24"/>
          </w:rPr>
          <w:t>高</w:t>
        </w:r>
      </w:ins>
    </w:p>
    <w:p w14:paraId="177F8596">
      <w:pPr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3 AI 原始分与流程最终分</w:t>
      </w:r>
      <w:del w:id="945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在</w:delText>
        </w:r>
      </w:del>
      <w:ins w:id="946" w:author="Codex逐句修订" w:date="2026-07-30T13:19:01+00:00">
        <w:r>
          <w:rPr>
            <w:rFonts w:ascii="Times New Roman" w:hAnsi="Times New Roman" w:eastAsia="宋体"/>
            <w:b/>
            <w:sz w:val="21"/>
          </w:rPr>
          <w:t>相对于教师手改分的</w:t>
        </w:r>
      </w:ins>
      <w:r>
        <w:rPr>
          <w:rFonts w:ascii="Times New Roman" w:hAnsi="Times New Roman" w:eastAsia="宋体"/>
          <w:b/>
          <w:sz w:val="21"/>
        </w:rPr>
        <w:t>总分</w:t>
      </w:r>
      <w:del w:id="947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层面与教师评分的</w:delText>
        </w:r>
      </w:del>
      <w:ins w:id="948" w:author="Codex逐句修订" w:date="2026-07-30T13:19:01+00:00">
        <w:r>
          <w:rPr>
            <w:rFonts w:ascii="Times New Roman" w:hAnsi="Times New Roman" w:eastAsia="宋体"/>
            <w:b/>
            <w:sz w:val="21"/>
          </w:rPr>
          <w:t>差异及</w:t>
        </w:r>
      </w:ins>
      <w:r>
        <w:rPr>
          <w:rFonts w:ascii="Times New Roman" w:hAnsi="Times New Roman" w:eastAsia="宋体"/>
          <w:b/>
          <w:sz w:val="21"/>
        </w:rPr>
        <w:t>一致性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"/>
        <w:gridCol w:w="918"/>
        <w:gridCol w:w="918"/>
        <w:gridCol w:w="918"/>
        <w:gridCol w:w="918"/>
        <w:gridCol w:w="918"/>
        <w:gridCol w:w="918"/>
        <w:gridCol w:w="918"/>
        <w:gridCol w:w="918"/>
      </w:tblGrid>
      <w:tr w14:paraId="232F5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65C19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模式口径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E2849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教师/AI均分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5FC87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Bias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6B8E4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MAE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30265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RMSE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B9A741">
            <w:pPr>
              <w:spacing w:after="0" w:line="240" w:lineRule="auto"/>
              <w:jc w:val="center"/>
            </w:pPr>
            <m:oMathPara>
              <m:oMath>
                <m:r>
                  <m:rPr/>
                  <w:rPr>
                    <w:rFonts w:hint="default" w:ascii="Cambria Math" w:hAnsi="Cambria Math" w:cstheme="minorBidi"/>
                    <w:sz w:val="21"/>
                    <w:szCs w:val="22"/>
                    <w:lang w:val="en-US" w:eastAsia="zh-CN" w:bidi="ar-SA"/>
                  </w:rPr>
                  <m:t>r</m:t>
                </m:r>
              </m:oMath>
            </m:oMathPara>
          </w:p>
        </w:tc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F2CD3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ICC [95% CI]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353E6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p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37B3A5">
            <w:pPr>
              <w:spacing w:after="0"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rb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ub>
                </m:sSub>
              </m:oMath>
            </m:oMathPara>
          </w:p>
        </w:tc>
      </w:tr>
      <w:tr w14:paraId="02553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16E3C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整卷—原始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F718F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61.44 / 65.22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648AA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+3.78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45C1E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5.14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ABBFF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6.83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CA277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0.975</w:t>
            </w:r>
          </w:p>
        </w:tc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86157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0.963 [0.940, 0.976]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955FC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&lt;0.001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6D084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+0.72</w:t>
            </w:r>
          </w:p>
        </w:tc>
      </w:tr>
      <w:tr w14:paraId="49E7E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5CFEA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整卷—最终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B42A1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61.44 / 64.10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25113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+2.67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E2E20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4.49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9EDCE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5.90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DB08A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0.977</w:t>
            </w:r>
          </w:p>
        </w:tc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D789B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0.972 [0.955, 0.982]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1067C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&lt;0.001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43C1C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+0.58</w:t>
            </w:r>
          </w:p>
        </w:tc>
      </w:tr>
      <w:tr w14:paraId="4A38A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55E7C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混合—原始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369FD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61.44 / 59.40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BDBE2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-2.03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F1F9F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5.99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78D11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8.27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355D9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0.943</w:t>
            </w:r>
          </w:p>
        </w:tc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CBA80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0.940 [0.897, 0.966]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57B21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0.092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13E9D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-0.23</w:t>
            </w:r>
          </w:p>
        </w:tc>
      </w:tr>
      <w:tr w14:paraId="1E5FD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CA935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混合—最终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A40C0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61.44 / 59.96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05BE9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-1.48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1398A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5.85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9FE48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7.95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FFACA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0.946</w:t>
            </w:r>
          </w:p>
        </w:tc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4F7EC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0.944 [0.904, 0.969]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EB7F7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0.241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1AC6F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-0.16</w:t>
            </w:r>
          </w:p>
        </w:tc>
      </w:tr>
    </w:tbl>
    <w:p w14:paraId="68788820">
      <w:pPr>
        <w:spacing w:after="20"/>
      </w:pPr>
    </w:p>
    <w:p w14:paraId="576044AF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表 3 显示，整卷</w:t>
      </w:r>
      <w:ins w:id="94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模式流程</w:t>
        </w:r>
      </w:ins>
      <w:r>
        <w:rPr>
          <w:rFonts w:ascii="Times New Roman" w:hAnsi="Times New Roman" w:eastAsia="宋体"/>
          <w:i w:val="0"/>
          <w:sz w:val="21"/>
        </w:rPr>
        <w:t>最终分的 MAE</w:t>
      </w:r>
      <w:ins w:id="95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 为 4.49</w:t>
        </w:r>
      </w:ins>
      <w:r>
        <w:rPr>
          <w:rFonts w:ascii="Times New Roman" w:hAnsi="Times New Roman" w:eastAsia="宋体"/>
          <w:i w:val="0"/>
          <w:sz w:val="21"/>
        </w:rPr>
        <w:t xml:space="preserve">、RMSE </w:t>
      </w:r>
      <w:del w:id="95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数值较低且</w:delText>
        </w:r>
      </w:del>
      <w:ins w:id="95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为</w:t>
        </w:r>
      </w:ins>
      <w:r>
        <w:rPr>
          <w:rFonts w:ascii="Times New Roman" w:hAnsi="Times New Roman" w:eastAsia="宋体"/>
          <w:i w:val="0"/>
          <w:sz w:val="21"/>
        </w:rPr>
        <w:t xml:space="preserve"> </w:t>
      </w:r>
      <w:ins w:id="95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5.90、</w:t>
        </w:r>
      </w:ins>
      <w:r>
        <w:rPr>
          <w:rFonts w:ascii="Times New Roman" w:hAnsi="Times New Roman" w:eastAsia="宋体"/>
          <w:i w:val="0"/>
          <w:sz w:val="21"/>
        </w:rPr>
        <w:t xml:space="preserve">ICC </w:t>
      </w:r>
      <w:del w:id="95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较高</w:delText>
        </w:r>
      </w:del>
      <w:ins w:id="95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为 0.972</w:t>
        </w:r>
      </w:ins>
      <w:r>
        <w:rPr>
          <w:rFonts w:ascii="Times New Roman" w:hAnsi="Times New Roman" w:eastAsia="宋体"/>
          <w:i w:val="0"/>
          <w:sz w:val="21"/>
        </w:rPr>
        <w:t>，但</w:t>
      </w:r>
      <w:del w:id="95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其</w:delText>
        </w:r>
      </w:del>
      <w:r>
        <w:rPr>
          <w:rFonts w:ascii="Times New Roman" w:hAnsi="Times New Roman" w:eastAsia="宋体"/>
          <w:i w:val="0"/>
          <w:sz w:val="21"/>
        </w:rPr>
        <w:t>平均高于教师</w:t>
      </w:r>
      <w:ins w:id="95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手改</w:t>
        </w:r>
      </w:ins>
      <w:r>
        <w:rPr>
          <w:rFonts w:ascii="Times New Roman" w:hAnsi="Times New Roman" w:eastAsia="宋体"/>
          <w:i w:val="0"/>
          <w:sz w:val="21"/>
        </w:rPr>
        <w:t>分 2.67 分，配对差异显著。混合</w:t>
      </w:r>
      <w:ins w:id="95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模式流程</w:t>
        </w:r>
      </w:ins>
      <w:r>
        <w:rPr>
          <w:rFonts w:ascii="Times New Roman" w:hAnsi="Times New Roman" w:eastAsia="宋体"/>
          <w:i w:val="0"/>
          <w:sz w:val="21"/>
        </w:rPr>
        <w:t>最终分</w:t>
      </w:r>
      <w:ins w:id="95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 MAE 为 5.85、RMSE 为 7.95、ICC 为 0.944，</w:t>
        </w:r>
      </w:ins>
      <w:r>
        <w:rPr>
          <w:rFonts w:ascii="Times New Roman" w:hAnsi="Times New Roman" w:eastAsia="宋体"/>
          <w:i w:val="0"/>
          <w:sz w:val="21"/>
        </w:rPr>
        <w:t>平均低于教师</w:t>
      </w:r>
      <w:ins w:id="96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手改</w:t>
        </w:r>
      </w:ins>
      <w:r>
        <w:rPr>
          <w:rFonts w:ascii="Times New Roman" w:hAnsi="Times New Roman" w:eastAsia="宋体"/>
          <w:i w:val="0"/>
          <w:sz w:val="21"/>
        </w:rPr>
        <w:t>分 1.48 分，</w:t>
      </w:r>
      <w:del w:id="96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Wilcoxon 检验</w:delText>
        </w:r>
      </w:del>
      <w:ins w:id="96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配对差异</w:t>
        </w:r>
      </w:ins>
      <w:r>
        <w:rPr>
          <w:rFonts w:ascii="Times New Roman" w:hAnsi="Times New Roman" w:eastAsia="宋体"/>
          <w:i w:val="0"/>
          <w:sz w:val="21"/>
        </w:rPr>
        <w:t>不显著。</w:t>
      </w:r>
      <w:del w:id="96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由此不能简单得出“</w:delText>
        </w:r>
      </w:del>
      <w:ins w:id="96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在本样本中，整卷模式的绝对误差较小，但存在整体偏高；</w:t>
        </w:r>
      </w:ins>
      <w:r>
        <w:rPr>
          <w:rFonts w:ascii="Times New Roman" w:hAnsi="Times New Roman" w:eastAsia="宋体"/>
          <w:i w:val="0"/>
          <w:sz w:val="21"/>
        </w:rPr>
        <w:t>混合</w:t>
      </w:r>
      <w:del w:id="96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没有偏差”或“整卷全面更优”：整卷的总体误差幅度较小却存在稳定偏松，混合</w:delText>
        </w:r>
      </w:del>
      <w:ins w:id="96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模式未检出显著</w:t>
        </w:r>
      </w:ins>
      <w:r>
        <w:rPr>
          <w:rFonts w:ascii="Times New Roman" w:hAnsi="Times New Roman" w:eastAsia="宋体"/>
          <w:i w:val="0"/>
          <w:sz w:val="21"/>
        </w:rPr>
        <w:t>的总分差异</w:t>
      </w:r>
      <w:del w:id="96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较弱但内部可</w:delText>
        </w:r>
      </w:del>
      <w:ins w:id="96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，也不</w:t>
        </w:r>
      </w:ins>
      <w:r>
        <w:rPr>
          <w:rFonts w:ascii="Times New Roman" w:hAnsi="Times New Roman" w:eastAsia="宋体"/>
          <w:i w:val="0"/>
          <w:sz w:val="21"/>
        </w:rPr>
        <w:t>能</w:t>
      </w:r>
      <w:del w:id="96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存在不同题型</w:delText>
        </w:r>
      </w:del>
      <w:ins w:id="97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据此解释为没有</w:t>
        </w:r>
      </w:ins>
      <w:r>
        <w:rPr>
          <w:rFonts w:ascii="Times New Roman" w:hAnsi="Times New Roman" w:eastAsia="宋体"/>
          <w:i w:val="0"/>
          <w:sz w:val="21"/>
        </w:rPr>
        <w:t>偏差</w:t>
      </w:r>
      <w:del w:id="97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的相互抵消</w:delText>
        </w:r>
      </w:del>
      <w:r>
        <w:rPr>
          <w:rFonts w:ascii="Times New Roman" w:hAnsi="Times New Roman" w:eastAsia="宋体"/>
          <w:i w:val="0"/>
          <w:sz w:val="21"/>
        </w:rPr>
        <w:t>。</w:t>
      </w:r>
      <w:ins w:id="97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表 3 未对两种模式各指标之差进行直接检验，因此不据这些数值判定一种模式总体优于另一种模式。</w:t>
        </w:r>
      </w:ins>
    </w:p>
    <w:p w14:paraId="00F8E995">
      <w:pPr>
        <w:keepLines/>
        <w:spacing w:after="20"/>
        <w:jc w:val="center"/>
      </w:pPr>
      <w:r>
        <w:drawing>
          <wp:inline distT="0" distB="0" distL="114300" distR="114300">
            <wp:extent cx="5579745" cy="3327400"/>
            <wp:effectExtent l="0" t="0" r="1905" b="6350"/>
            <wp:docPr id="1" name="Picture 1" descr="整卷模式与混合模式最终分相对教师评分的 Bland-Altman 一致性散点图" title="整卷模式与混合模式最终分相对教师评分的 Bland-Altman 一致性散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整卷模式与混合模式最终分相对教师评分的 Bland-Altman 一致性散点图" title="整卷模式与混合模式最终分相对教师评分的 Bland-Altman 一致性散点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2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F687">
      <w:pPr>
        <w:keepNext w:val="0"/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 xml:space="preserve">图 1 </w:t>
      </w:r>
      <w:del w:id="973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复核后 AI 总</w:delText>
        </w:r>
      </w:del>
      <w:ins w:id="974" w:author="Codex逐句修订" w:date="2026-07-30T13:19:01+00:00">
        <w:r>
          <w:rPr>
            <w:rFonts w:ascii="Times New Roman" w:hAnsi="Times New Roman" w:eastAsia="宋体"/>
            <w:b/>
            <w:sz w:val="21"/>
          </w:rPr>
          <w:t>流程最终</w:t>
        </w:r>
      </w:ins>
      <w:r>
        <w:rPr>
          <w:rFonts w:ascii="Times New Roman" w:hAnsi="Times New Roman" w:eastAsia="宋体"/>
          <w:b/>
          <w:sz w:val="21"/>
        </w:rPr>
        <w:t>分与教师</w:t>
      </w:r>
      <w:del w:id="975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评</w:delText>
        </w:r>
      </w:del>
      <w:ins w:id="976" w:author="Codex逐句修订" w:date="2026-07-30T13:19:01+00:00">
        <w:r>
          <w:rPr>
            <w:rFonts w:ascii="Times New Roman" w:hAnsi="Times New Roman" w:eastAsia="宋体"/>
            <w:b/>
            <w:sz w:val="21"/>
          </w:rPr>
          <w:t>手改</w:t>
        </w:r>
      </w:ins>
      <w:r>
        <w:rPr>
          <w:rFonts w:ascii="Times New Roman" w:hAnsi="Times New Roman" w:eastAsia="宋体"/>
          <w:b/>
          <w:sz w:val="21"/>
        </w:rPr>
        <w:t>分的 Bland–Altman 一致性分析</w:t>
      </w:r>
    </w:p>
    <w:p w14:paraId="30265F5E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（二）排除 Q10 后：</w:t>
      </w:r>
      <w:del w:id="977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两种模式呈现不同的</w:delText>
        </w:r>
      </w:del>
      <w:ins w:id="978" w:author="Codex逐句修订" w:date="2026-07-30T13:19:01+00:00">
        <w:r>
          <w:rPr>
            <w:rFonts w:ascii="Times New Roman" w:hAnsi="Times New Roman" w:eastAsia="黑体"/>
            <w:b/>
            <w:sz w:val="24"/>
          </w:rPr>
          <w:t>整卷</w:t>
        </w:r>
      </w:ins>
      <w:r>
        <w:rPr>
          <w:rFonts w:ascii="Times New Roman" w:hAnsi="Times New Roman" w:eastAsia="黑体"/>
          <w:b/>
          <w:sz w:val="24"/>
        </w:rPr>
        <w:t>偏差</w:t>
      </w:r>
      <w:del w:id="979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结构</w:delText>
        </w:r>
      </w:del>
      <w:ins w:id="980" w:author="Codex逐句修订" w:date="2026-07-30T13:19:01+00:00">
        <w:r>
          <w:rPr>
            <w:rFonts w:ascii="Times New Roman" w:hAnsi="Times New Roman" w:eastAsia="黑体"/>
            <w:b/>
            <w:sz w:val="24"/>
          </w:rPr>
          <w:t>收窄，混合偏低更加明显</w:t>
        </w:r>
      </w:ins>
    </w:p>
    <w:p w14:paraId="77115689">
      <w:pPr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4 排除 Q10 作图题前后</w:t>
      </w:r>
      <w:ins w:id="981" w:author="Codex逐句修订" w:date="2026-07-30T13:19:01+00:00">
        <w:r>
          <w:rPr>
            <w:rFonts w:ascii="Times New Roman" w:hAnsi="Times New Roman" w:eastAsia="宋体"/>
            <w:b/>
            <w:sz w:val="21"/>
          </w:rPr>
          <w:t>流程最终分与教师手改分</w:t>
        </w:r>
      </w:ins>
      <w:r>
        <w:rPr>
          <w:rFonts w:ascii="Times New Roman" w:hAnsi="Times New Roman" w:eastAsia="宋体"/>
          <w:b/>
          <w:sz w:val="21"/>
        </w:rPr>
        <w:t>的</w:t>
      </w:r>
      <w:del w:id="982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评分</w:delText>
        </w:r>
      </w:del>
      <w:ins w:id="983" w:author="Codex逐句修订" w:date="2026-07-30T13:19:01+00:00">
        <w:r>
          <w:rPr>
            <w:rFonts w:ascii="Times New Roman" w:hAnsi="Times New Roman" w:eastAsia="宋体"/>
            <w:b/>
            <w:sz w:val="21"/>
          </w:rPr>
          <w:t>差异及</w:t>
        </w:r>
      </w:ins>
      <w:r>
        <w:rPr>
          <w:rFonts w:ascii="Times New Roman" w:hAnsi="Times New Roman" w:eastAsia="宋体"/>
          <w:b/>
          <w:sz w:val="21"/>
        </w:rPr>
        <w:t>一致性</w:t>
      </w:r>
      <w:del w:id="984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变化</w:delText>
        </w:r>
      </w:del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 w14:paraId="7E8FF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37C95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模式</w:t>
            </w:r>
          </w:p>
        </w:tc>
        <w:tc>
          <w:tcPr>
            <w:tcW w:w="102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F675A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范围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90204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Bias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25E77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MAE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5B080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RMSE</w:t>
            </w:r>
          </w:p>
        </w:tc>
        <w:tc>
          <w:tcPr>
            <w:tcW w:w="17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C087D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ICC [95% CI]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25348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p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4C4536">
            <w:pPr>
              <w:spacing w:after="0"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rb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ub>
                </m:sSub>
              </m:oMath>
            </m:oMathPara>
          </w:p>
        </w:tc>
      </w:tr>
      <w:tr w14:paraId="31A69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D7C02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整卷最终</w:t>
            </w:r>
          </w:p>
        </w:tc>
        <w:tc>
          <w:tcPr>
            <w:tcW w:w="102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F45B1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总分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1478D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+2.67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6C2AB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4.49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F4B1A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5.90</w:t>
            </w:r>
          </w:p>
        </w:tc>
        <w:tc>
          <w:tcPr>
            <w:tcW w:w="17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2CAA7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0.972 [0.955, 0.982]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623BC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&lt;0.001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29C44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+0.58</w:t>
            </w:r>
          </w:p>
        </w:tc>
      </w:tr>
      <w:tr w14:paraId="0E11D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0B31F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整卷最终</w:t>
            </w:r>
          </w:p>
        </w:tc>
        <w:tc>
          <w:tcPr>
            <w:tcW w:w="102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B6976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排除Q10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7EF00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+0.32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14F6F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2.67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327B1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4.37</w:t>
            </w:r>
          </w:p>
        </w:tc>
        <w:tc>
          <w:tcPr>
            <w:tcW w:w="17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52BF5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0.979 [0.965, 0.989]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982E7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0.742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CB69F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+0.05</w:t>
            </w:r>
          </w:p>
        </w:tc>
      </w:tr>
      <w:tr w14:paraId="63829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4F480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混合最终</w:t>
            </w:r>
          </w:p>
        </w:tc>
        <w:tc>
          <w:tcPr>
            <w:tcW w:w="102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44B90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总分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FDE73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-1.48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16CA9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5.85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3DCCA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7.95</w:t>
            </w:r>
          </w:p>
        </w:tc>
        <w:tc>
          <w:tcPr>
            <w:tcW w:w="17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C308F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0.944 [0.904, 0.969]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1B9F0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0.241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263CE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-0.16</w:t>
            </w:r>
          </w:p>
        </w:tc>
      </w:tr>
      <w:tr w14:paraId="5D957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C4794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混合最终</w:t>
            </w:r>
          </w:p>
        </w:tc>
        <w:tc>
          <w:tcPr>
            <w:tcW w:w="102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07610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排除Q10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FE3D9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-3.16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00E5F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5.71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5984D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8.34</w:t>
            </w:r>
          </w:p>
        </w:tc>
        <w:tc>
          <w:tcPr>
            <w:tcW w:w="17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54D61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0.920 [0.859, 0.958]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FBF4C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0.002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2F664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-0.45</w:t>
            </w:r>
          </w:p>
        </w:tc>
      </w:tr>
    </w:tbl>
    <w:p w14:paraId="0E7B12D9">
      <w:pPr>
        <w:spacing w:after="20"/>
      </w:pPr>
    </w:p>
    <w:p w14:paraId="1986F3FC">
      <w:pPr>
        <w:keepLines w:val="0"/>
        <w:spacing w:before="0" w:after="60" w:line="300" w:lineRule="auto"/>
        <w:ind w:firstLine="420"/>
      </w:pPr>
      <w:del w:id="98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Q10 是两种模式误差最集中的题目。</w:delText>
        </w:r>
      </w:del>
      <w:r>
        <w:rPr>
          <w:rFonts w:ascii="Times New Roman" w:hAnsi="Times New Roman" w:eastAsia="宋体"/>
          <w:i w:val="0"/>
          <w:sz w:val="21"/>
        </w:rPr>
        <w:t xml:space="preserve">排除 Q10 后，整卷模式的 Bias </w:t>
      </w:r>
      <w:del w:id="98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从</w:delText>
        </w:r>
      </w:del>
      <w:ins w:id="98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由</w:t>
        </w:r>
      </w:ins>
      <w:r>
        <w:rPr>
          <w:rFonts w:ascii="Times New Roman" w:hAnsi="Times New Roman" w:eastAsia="宋体"/>
          <w:i w:val="0"/>
          <w:sz w:val="21"/>
        </w:rPr>
        <w:t xml:space="preserve"> +2.67 收窄至 +0.32，MAE </w:t>
      </w:r>
      <w:ins w:id="98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由 4.49 </w:t>
        </w:r>
      </w:ins>
      <w:r>
        <w:rPr>
          <w:rFonts w:ascii="Times New Roman" w:hAnsi="Times New Roman" w:eastAsia="宋体"/>
          <w:i w:val="0"/>
          <w:sz w:val="21"/>
        </w:rPr>
        <w:t>降至 2.67，配对差异不再显著；</w:t>
      </w:r>
      <w:del w:id="98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说明</w:delText>
        </w:r>
      </w:del>
      <w:r>
        <w:rPr>
          <w:rFonts w:ascii="Times New Roman" w:hAnsi="Times New Roman" w:eastAsia="宋体"/>
          <w:i w:val="0"/>
          <w:sz w:val="21"/>
        </w:rPr>
        <w:t>整卷总分偏高</w:t>
      </w:r>
      <w:del w:id="99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主要由作图题集中放大</w:delText>
        </w:r>
      </w:del>
      <w:ins w:id="99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与 Q10 的正向偏差密切相关</w:t>
        </w:r>
      </w:ins>
      <w:r>
        <w:rPr>
          <w:rFonts w:ascii="Times New Roman" w:hAnsi="Times New Roman" w:eastAsia="宋体"/>
          <w:i w:val="0"/>
          <w:sz w:val="21"/>
        </w:rPr>
        <w:t>。混合模式</w:t>
      </w:r>
      <w:del w:id="99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则出现相反现象：总分层面差异不显著，但排除 Q10 后</w:delText>
        </w:r>
      </w:del>
      <w:ins w:id="99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</w:t>
        </w:r>
      </w:ins>
      <w:r>
        <w:rPr>
          <w:rFonts w:ascii="Times New Roman" w:hAnsi="Times New Roman" w:eastAsia="宋体"/>
          <w:i w:val="0"/>
          <w:sz w:val="21"/>
        </w:rPr>
        <w:t xml:space="preserve"> Bias </w:t>
      </w:r>
      <w:del w:id="99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扩大至</w:delText>
        </w:r>
      </w:del>
      <w:ins w:id="99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则由 -1.48 变为</w:t>
        </w:r>
      </w:ins>
      <w:r>
        <w:rPr>
          <w:rFonts w:ascii="Times New Roman" w:hAnsi="Times New Roman" w:eastAsia="宋体"/>
          <w:i w:val="0"/>
          <w:sz w:val="21"/>
        </w:rPr>
        <w:t xml:space="preserve"> -3.16</w:t>
      </w:r>
      <w:del w:id="99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 xml:space="preserve"> </w:delText>
        </w:r>
      </w:del>
      <w:ins w:id="99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</w:t>
        </w:r>
      </w:ins>
      <w:r>
        <w:rPr>
          <w:rFonts w:ascii="Times New Roman" w:hAnsi="Times New Roman" w:eastAsia="宋体"/>
          <w:i w:val="0"/>
          <w:sz w:val="21"/>
        </w:rPr>
        <w:t>且</w:t>
      </w:r>
      <w:ins w:id="99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配对</w:t>
        </w:r>
      </w:ins>
      <w:r>
        <w:rPr>
          <w:rFonts w:ascii="Times New Roman" w:hAnsi="Times New Roman" w:eastAsia="宋体"/>
          <w:i w:val="0"/>
          <w:sz w:val="21"/>
        </w:rPr>
        <w:t>差异</w:t>
      </w:r>
      <w:ins w:id="99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转为</w:t>
        </w:r>
      </w:ins>
      <w:r>
        <w:rPr>
          <w:rFonts w:ascii="Times New Roman" w:hAnsi="Times New Roman" w:eastAsia="宋体"/>
          <w:i w:val="0"/>
          <w:sz w:val="21"/>
        </w:rPr>
        <w:t>显著。</w:t>
      </w:r>
      <w:del w:id="100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换言之</w:delText>
        </w:r>
      </w:del>
      <w:ins w:id="100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表 5 显示</w:t>
        </w:r>
      </w:ins>
      <w:r>
        <w:rPr>
          <w:rFonts w:ascii="Times New Roman" w:hAnsi="Times New Roman" w:eastAsia="宋体"/>
          <w:i w:val="0"/>
          <w:sz w:val="21"/>
        </w:rPr>
        <w:t>，混合模式在 Q10 上的正向偏差与填空</w:t>
      </w:r>
      <w:ins w:id="100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题</w:t>
        </w:r>
      </w:ins>
      <w:r>
        <w:rPr>
          <w:rFonts w:ascii="Times New Roman" w:hAnsi="Times New Roman" w:eastAsia="宋体"/>
          <w:i w:val="0"/>
          <w:sz w:val="21"/>
        </w:rPr>
        <w:t>、</w:t>
      </w:r>
      <w:del w:id="100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计算等</w:delText>
        </w:r>
      </w:del>
      <w:ins w:id="100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选择</w:t>
        </w:r>
      </w:ins>
      <w:r>
        <w:rPr>
          <w:rFonts w:ascii="Times New Roman" w:hAnsi="Times New Roman" w:eastAsia="宋体"/>
          <w:i w:val="0"/>
          <w:sz w:val="21"/>
        </w:rPr>
        <w:t>题</w:t>
      </w:r>
      <w:del w:id="100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目</w:delText>
        </w:r>
      </w:del>
      <w:ins w:id="100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和 Q11 </w:t>
        </w:r>
      </w:ins>
      <w:r>
        <w:rPr>
          <w:rFonts w:ascii="Times New Roman" w:hAnsi="Times New Roman" w:eastAsia="宋体"/>
          <w:i w:val="0"/>
          <w:sz w:val="21"/>
        </w:rPr>
        <w:t>的负向偏差</w:t>
      </w:r>
      <w:del w:id="100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发生了</w:delText>
        </w:r>
      </w:del>
      <w:r>
        <w:rPr>
          <w:rFonts w:ascii="Times New Roman" w:hAnsi="Times New Roman" w:eastAsia="宋体"/>
          <w:i w:val="0"/>
          <w:sz w:val="21"/>
        </w:rPr>
        <w:t>部分抵消。因</w:t>
      </w:r>
      <w:del w:id="100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此</w:delText>
        </w:r>
      </w:del>
      <w:ins w:id="100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而</w:t>
        </w:r>
      </w:ins>
      <w:r>
        <w:rPr>
          <w:rFonts w:ascii="Times New Roman" w:hAnsi="Times New Roman" w:eastAsia="宋体"/>
          <w:i w:val="0"/>
          <w:sz w:val="21"/>
        </w:rPr>
        <w:t>，</w:t>
      </w:r>
      <w:ins w:id="101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Q10 是否计入会明显改变两种模式的</w:t>
        </w:r>
      </w:ins>
      <w:r>
        <w:rPr>
          <w:rFonts w:ascii="Times New Roman" w:hAnsi="Times New Roman" w:eastAsia="宋体"/>
          <w:i w:val="0"/>
          <w:sz w:val="21"/>
        </w:rPr>
        <w:t>总分</w:t>
      </w:r>
      <w:ins w:id="101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 Bias 及配对检验结果；总分层面</w:t>
        </w:r>
      </w:ins>
      <w:r>
        <w:rPr>
          <w:rFonts w:ascii="Times New Roman" w:hAnsi="Times New Roman" w:eastAsia="宋体"/>
          <w:i w:val="0"/>
          <w:sz w:val="21"/>
        </w:rPr>
        <w:t>“</w:t>
      </w:r>
      <w:del w:id="101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无</w:delText>
        </w:r>
      </w:del>
      <w:ins w:id="101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未检出</w:t>
        </w:r>
      </w:ins>
      <w:r>
        <w:rPr>
          <w:rFonts w:ascii="Times New Roman" w:hAnsi="Times New Roman" w:eastAsia="宋体"/>
          <w:i w:val="0"/>
          <w:sz w:val="21"/>
        </w:rPr>
        <w:t>显著差异”不能被解释为各题型均</w:t>
      </w:r>
      <w:del w:id="101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衡对齐</w:delText>
        </w:r>
      </w:del>
      <w:ins w:id="101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无系统性偏高或偏低</w:t>
        </w:r>
      </w:ins>
      <w:r>
        <w:rPr>
          <w:rFonts w:ascii="Times New Roman" w:hAnsi="Times New Roman" w:eastAsia="宋体"/>
          <w:i w:val="0"/>
          <w:sz w:val="21"/>
        </w:rPr>
        <w:t>。</w:t>
      </w:r>
    </w:p>
    <w:p w14:paraId="4B1FF493">
      <w:pPr>
        <w:keepNext/>
        <w:keepLines/>
        <w:spacing w:after="20"/>
        <w:jc w:val="center"/>
      </w:pPr>
      <w:r>
        <w:drawing>
          <wp:inline distT="0" distB="0" distL="114300" distR="114300">
            <wp:extent cx="5623560" cy="2802255"/>
            <wp:effectExtent l="0" t="0" r="0" b="0"/>
            <wp:docPr id="6" name="Picture 6" descr="排除 Q10 作图题前后两种 AI 阅卷模式评分偏差 Bias 的柱状图" title="排除 Q10 作图题前后两种 AI 阅卷模式评分偏差 Bias 的柱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排除 Q10 作图题前后两种 AI 阅卷模式评分偏差 Bias 的柱状图" title="排除 Q10 作图题前后两种 AI 阅卷模式评分偏差 Bias 的柱状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0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D153">
      <w:pPr>
        <w:keepNext w:val="0"/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图 2 排除 Q10 前后</w:t>
      </w:r>
      <w:ins w:id="1016" w:author="Codex逐句修订" w:date="2026-07-30T13:19:01+00:00">
        <w:r>
          <w:rPr>
            <w:rFonts w:ascii="Times New Roman" w:hAnsi="Times New Roman" w:eastAsia="宋体"/>
            <w:b/>
            <w:sz w:val="21"/>
          </w:rPr>
          <w:t>流程最终分的</w:t>
        </w:r>
      </w:ins>
      <w:r>
        <w:rPr>
          <w:rFonts w:ascii="Times New Roman" w:hAnsi="Times New Roman" w:eastAsia="宋体"/>
          <w:b/>
          <w:sz w:val="21"/>
        </w:rPr>
        <w:t xml:space="preserve"> </w:t>
      </w:r>
      <w:del w:id="1017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AI 评分偏差（</w:delText>
        </w:r>
      </w:del>
      <w:r>
        <w:rPr>
          <w:rFonts w:ascii="Times New Roman" w:hAnsi="Times New Roman" w:eastAsia="宋体"/>
          <w:b/>
          <w:sz w:val="21"/>
        </w:rPr>
        <w:t>Bias</w:t>
      </w:r>
      <w:del w:id="1018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）</w:delText>
        </w:r>
      </w:del>
      <w:ins w:id="1019" w:author="Codex逐句修订" w:date="2026-07-30T13:19:01+00:00">
        <w:r>
          <w:rPr>
            <w:rFonts w:ascii="Times New Roman" w:hAnsi="Times New Roman" w:eastAsia="宋体"/>
            <w:b/>
            <w:sz w:val="21"/>
          </w:rPr>
          <w:t xml:space="preserve"> </w:t>
        </w:r>
      </w:ins>
      <w:r>
        <w:rPr>
          <w:rFonts w:ascii="Times New Roman" w:hAnsi="Times New Roman" w:eastAsia="宋体"/>
          <w:b/>
          <w:sz w:val="21"/>
        </w:rPr>
        <w:t>变化</w:t>
      </w:r>
      <w:del w:id="1020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（最终分）</w:delText>
        </w:r>
      </w:del>
    </w:p>
    <w:p w14:paraId="67AA638C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（三）题型层面：</w:t>
      </w:r>
      <w:del w:id="1021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输入方</w:delText>
        </w:r>
      </w:del>
      <w:ins w:id="1022" w:author="Codex逐句修订" w:date="2026-07-30T13:19:01+00:00">
        <w:r>
          <w:rPr>
            <w:rFonts w:ascii="Times New Roman" w:hAnsi="Times New Roman" w:eastAsia="黑体"/>
            <w:b/>
            <w:sz w:val="24"/>
          </w:rPr>
          <w:t>两种模</w:t>
        </w:r>
      </w:ins>
      <w:r>
        <w:rPr>
          <w:rFonts w:ascii="Times New Roman" w:hAnsi="Times New Roman" w:eastAsia="黑体"/>
          <w:b/>
          <w:sz w:val="24"/>
        </w:rPr>
        <w:t>式的误差</w:t>
      </w:r>
      <w:del w:id="1023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表现随作答证据结构变化</w:delText>
        </w:r>
      </w:del>
      <w:ins w:id="1024" w:author="Codex逐句修订" w:date="2026-07-30T13:19:01+00:00">
        <w:r>
          <w:rPr>
            <w:rFonts w:ascii="Times New Roman" w:hAnsi="Times New Roman" w:eastAsia="黑体"/>
            <w:b/>
            <w:sz w:val="24"/>
          </w:rPr>
          <w:t>分布不同</w:t>
        </w:r>
      </w:ins>
    </w:p>
    <w:p w14:paraId="75B7C0C3">
      <w:pPr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5 不同题型下两种模式</w:t>
      </w:r>
      <w:ins w:id="1025" w:author="Codex逐句修订" w:date="2026-07-30T13:19:01+00:00">
        <w:r>
          <w:rPr>
            <w:rFonts w:ascii="Times New Roman" w:hAnsi="Times New Roman" w:eastAsia="宋体"/>
            <w:b/>
            <w:sz w:val="21"/>
          </w:rPr>
          <w:t>流程</w:t>
        </w:r>
      </w:ins>
      <w:r>
        <w:rPr>
          <w:rFonts w:ascii="Times New Roman" w:hAnsi="Times New Roman" w:eastAsia="宋体"/>
          <w:b/>
          <w:sz w:val="21"/>
        </w:rPr>
        <w:t>最终</w:t>
      </w:r>
      <w:del w:id="1026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评</w:delText>
        </w:r>
      </w:del>
      <w:r>
        <w:rPr>
          <w:rFonts w:ascii="Times New Roman" w:hAnsi="Times New Roman" w:eastAsia="宋体"/>
          <w:b/>
          <w:sz w:val="21"/>
        </w:rPr>
        <w:t>分的 MAE、相对</w:t>
      </w:r>
      <w:del w:id="1027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误差</w:delText>
        </w:r>
      </w:del>
      <w:ins w:id="1028" w:author="Codex逐句修订" w:date="2026-07-30T13:19:01+00:00">
        <w:r>
          <w:rPr>
            <w:rFonts w:ascii="Times New Roman" w:hAnsi="Times New Roman" w:eastAsia="宋体"/>
            <w:b/>
            <w:sz w:val="21"/>
          </w:rPr>
          <w:t xml:space="preserve"> MAE </w:t>
        </w:r>
      </w:ins>
      <w:r>
        <w:rPr>
          <w:rFonts w:ascii="Times New Roman" w:hAnsi="Times New Roman" w:eastAsia="宋体"/>
          <w:b/>
          <w:sz w:val="21"/>
        </w:rPr>
        <w:t>与</w:t>
      </w:r>
      <w:del w:id="1029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描述性判断</w:delText>
        </w:r>
      </w:del>
      <w:ins w:id="1030" w:author="Codex逐句修订" w:date="2026-07-30T13:19:01+00:00">
        <w:r>
          <w:rPr>
            <w:rFonts w:ascii="Times New Roman" w:hAnsi="Times New Roman" w:eastAsia="宋体"/>
            <w:b/>
            <w:sz w:val="21"/>
          </w:rPr>
          <w:t xml:space="preserve"> Bias</w:t>
        </w:r>
      </w:ins>
    </w:p>
    <w:tbl>
      <w:tblPr>
        <w:tblStyle w:val="33"/>
        <w:tblW w:w="98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657"/>
        <w:gridCol w:w="1349"/>
        <w:gridCol w:w="990"/>
        <w:gridCol w:w="1349"/>
        <w:gridCol w:w="990"/>
        <w:gridCol w:w="3216"/>
      </w:tblGrid>
      <w:tr w14:paraId="77C51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702DA5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题型</w:t>
            </w:r>
          </w:p>
        </w:tc>
        <w:tc>
          <w:tcPr>
            <w:tcW w:w="6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7CCC19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满分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541038">
            <w:pPr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6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整卷MAE</w:t>
            </w:r>
          </w:p>
          <w:p w14:paraId="67F4659E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（相对）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247A5E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整卷Bias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1FF2E9">
            <w:pPr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6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混合MAE</w:t>
            </w:r>
          </w:p>
          <w:p w14:paraId="4C7FA6A3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（相对）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F92B6E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混合Bias</w:t>
            </w:r>
          </w:p>
        </w:tc>
        <w:tc>
          <w:tcPr>
            <w:tcW w:w="321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9AE397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 w:ascii="Times New Roman" w:hAnsi="Times New Roman" w:eastAsia="宋体"/>
                <w:b/>
                <w:sz w:val="16"/>
              </w:rPr>
              <w:t>本样本中的相对表现</w:t>
            </w:r>
          </w:p>
        </w:tc>
      </w:tr>
      <w:tr w14:paraId="1E540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9999A7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选择题Q1—Q5</w:t>
            </w:r>
          </w:p>
        </w:tc>
        <w:tc>
          <w:tcPr>
            <w:tcW w:w="6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5431F5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CB6C89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0.45（1.3%）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AFDC54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-0.45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AD1B10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0.45（1.3%）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DE85B4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-0.45</w:t>
            </w:r>
          </w:p>
        </w:tc>
        <w:tc>
          <w:tcPr>
            <w:tcW w:w="321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49CB88">
            <w:pPr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两模式</w:t>
            </w:r>
            <w:del w:id="62" w:author="Codex逐句修订" w:date="2026-07-30T13:19:01+00:00">
              <w:r>
                <w:rPr>
                  <w:sz w:val="18"/>
                  <w:szCs w:val="20"/>
                </w:rPr>
                <w:delText>误差</w:delText>
              </w:r>
            </w:del>
            <w:ins w:id="63" w:author="Codex逐句修订" w:date="2026-07-30T13:19:01+00:00">
              <w:r>
                <w:rPr>
                  <w:sz w:val="18"/>
                  <w:szCs w:val="20"/>
                </w:rPr>
                <w:t xml:space="preserve"> MAE </w:t>
              </w:r>
            </w:ins>
            <w:r>
              <w:rPr>
                <w:sz w:val="18"/>
                <w:szCs w:val="20"/>
              </w:rPr>
              <w:t>相同</w:t>
            </w:r>
            <w:del w:id="64" w:author="Codex逐句修订" w:date="2026-07-30T13:19:01+00:00">
              <w:r>
                <w:rPr>
                  <w:sz w:val="18"/>
                  <w:szCs w:val="20"/>
                </w:rPr>
                <w:delText>；</w:delText>
              </w:r>
            </w:del>
          </w:p>
        </w:tc>
      </w:tr>
      <w:tr w14:paraId="36350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DE0D47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填空题Q6—Q9</w:t>
            </w:r>
          </w:p>
        </w:tc>
        <w:tc>
          <w:tcPr>
            <w:tcW w:w="6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6A2133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9D56C4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1.29（4.0%）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6C956C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+0.88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F94E78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3.96（12.4%）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7F43CB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-3.94</w:t>
            </w:r>
          </w:p>
        </w:tc>
        <w:tc>
          <w:tcPr>
            <w:tcW w:w="321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3E30F0">
            <w:pPr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本</w:t>
            </w:r>
            <w:del w:id="65" w:author="Codex逐句修订" w:date="2026-07-30T13:19:01+00:00">
              <w:r>
                <w:rPr>
                  <w:sz w:val="18"/>
                  <w:szCs w:val="20"/>
                </w:rPr>
                <w:delText>次任务</w:delText>
              </w:r>
            </w:del>
            <w:ins w:id="66" w:author="Codex逐句修订" w:date="2026-07-30T13:19:01+00:00">
              <w:r>
                <w:rPr>
                  <w:sz w:val="18"/>
                  <w:szCs w:val="20"/>
                </w:rPr>
                <w:t>样本</w:t>
              </w:r>
            </w:ins>
            <w:r>
              <w:rPr>
                <w:sz w:val="18"/>
                <w:szCs w:val="20"/>
              </w:rPr>
              <w:t>中整卷</w:t>
            </w:r>
            <w:del w:id="67" w:author="Codex逐句修订" w:date="2026-07-30T13:19:01+00:00">
              <w:r>
                <w:rPr>
                  <w:sz w:val="18"/>
                  <w:szCs w:val="20"/>
                </w:rPr>
                <w:delText>误差</w:delText>
              </w:r>
            </w:del>
            <w:ins w:id="68" w:author="Codex逐句修订" w:date="2026-07-30T13:19:01+00:00">
              <w:r>
                <w:rPr>
                  <w:sz w:val="18"/>
                  <w:szCs w:val="20"/>
                </w:rPr>
                <w:t xml:space="preserve"> MAE </w:t>
              </w:r>
            </w:ins>
            <w:r>
              <w:rPr>
                <w:sz w:val="18"/>
                <w:szCs w:val="20"/>
              </w:rPr>
              <w:t>较低</w:t>
            </w:r>
          </w:p>
        </w:tc>
      </w:tr>
      <w:tr w14:paraId="1140C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93E1FE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Q10作图题</w:t>
            </w:r>
          </w:p>
        </w:tc>
        <w:tc>
          <w:tcPr>
            <w:tcW w:w="6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8F8121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F9E231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2.68（24.4%）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7F354E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+2.35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F50B10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2.65（24.1%）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B9096A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+1.68</w:t>
            </w:r>
          </w:p>
        </w:tc>
        <w:tc>
          <w:tcPr>
            <w:tcW w:w="321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A5AA05">
            <w:pPr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两模式</w:t>
            </w:r>
            <w:ins w:id="69" w:author="Codex逐句修订" w:date="2026-07-30T13:19:01+00:00">
              <w:r>
                <w:rPr>
                  <w:sz w:val="18"/>
                  <w:szCs w:val="20"/>
                </w:rPr>
                <w:t xml:space="preserve">相对 MAE </w:t>
              </w:r>
            </w:ins>
            <w:r>
              <w:rPr>
                <w:sz w:val="18"/>
                <w:szCs w:val="20"/>
              </w:rPr>
              <w:t>均</w:t>
            </w:r>
            <w:del w:id="70" w:author="Codex逐句修订" w:date="2026-07-30T13:19:01+00:00">
              <w:r>
                <w:rPr>
                  <w:sz w:val="18"/>
                  <w:szCs w:val="20"/>
                </w:rPr>
                <w:delText>高风险；需要教师最终裁决</w:delText>
              </w:r>
            </w:del>
            <w:ins w:id="71" w:author="Codex逐句修订" w:date="2026-07-30T13:19:01+00:00">
              <w:r>
                <w:rPr>
                  <w:sz w:val="18"/>
                  <w:szCs w:val="20"/>
                </w:rPr>
                <w:t>约为 24%</w:t>
              </w:r>
            </w:ins>
          </w:p>
        </w:tc>
      </w:tr>
      <w:tr w14:paraId="788B1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949406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Q11计算/函数综合</w:t>
            </w:r>
          </w:p>
        </w:tc>
        <w:tc>
          <w:tcPr>
            <w:tcW w:w="6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B51E43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C998F9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1.00（9.1%）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F05E5D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-0.92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37E1A2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0.60（5.4%）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432110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-0.54</w:t>
            </w:r>
          </w:p>
        </w:tc>
        <w:tc>
          <w:tcPr>
            <w:tcW w:w="321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2FF364">
            <w:pPr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本</w:t>
            </w:r>
            <w:del w:id="72" w:author="Codex逐句修订" w:date="2026-07-30T13:19:01+00:00">
              <w:r>
                <w:rPr>
                  <w:sz w:val="18"/>
                  <w:szCs w:val="20"/>
                </w:rPr>
                <w:delText>次任务</w:delText>
              </w:r>
            </w:del>
            <w:ins w:id="73" w:author="Codex逐句修订" w:date="2026-07-30T13:19:01+00:00">
              <w:r>
                <w:rPr>
                  <w:sz w:val="18"/>
                  <w:szCs w:val="20"/>
                </w:rPr>
                <w:t>样本</w:t>
              </w:r>
            </w:ins>
            <w:r>
              <w:rPr>
                <w:sz w:val="18"/>
                <w:szCs w:val="20"/>
              </w:rPr>
              <w:t>中混合</w:t>
            </w:r>
            <w:del w:id="74" w:author="Codex逐句修订" w:date="2026-07-30T13:19:01+00:00">
              <w:r>
                <w:rPr>
                  <w:sz w:val="18"/>
                  <w:szCs w:val="20"/>
                </w:rPr>
                <w:delText>误差</w:delText>
              </w:r>
            </w:del>
            <w:ins w:id="75" w:author="Codex逐句修订" w:date="2026-07-30T13:19:01+00:00">
              <w:r>
                <w:rPr>
                  <w:sz w:val="18"/>
                  <w:szCs w:val="20"/>
                </w:rPr>
                <w:t xml:space="preserve"> MAE </w:t>
              </w:r>
            </w:ins>
            <w:r>
              <w:rPr>
                <w:sz w:val="18"/>
                <w:szCs w:val="20"/>
              </w:rPr>
              <w:t>较低</w:t>
            </w:r>
          </w:p>
        </w:tc>
      </w:tr>
      <w:tr w14:paraId="5B521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6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4909F4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Q12几何证明</w:t>
            </w:r>
          </w:p>
        </w:tc>
        <w:tc>
          <w:tcPr>
            <w:tcW w:w="6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108B90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EC52EA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0.81（7.3%）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B2FD7B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+0.81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51C858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1.97（17.9%）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A4D1AE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+1.77</w:t>
            </w:r>
          </w:p>
        </w:tc>
        <w:tc>
          <w:tcPr>
            <w:tcW w:w="321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D10799">
            <w:pPr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本</w:t>
            </w:r>
            <w:del w:id="76" w:author="Codex逐句修订" w:date="2026-07-30T13:19:01+00:00">
              <w:r>
                <w:rPr>
                  <w:sz w:val="18"/>
                  <w:szCs w:val="20"/>
                </w:rPr>
                <w:delText>次任务</w:delText>
              </w:r>
            </w:del>
            <w:ins w:id="77" w:author="Codex逐句修订" w:date="2026-07-30T13:19:01+00:00">
              <w:r>
                <w:rPr>
                  <w:sz w:val="18"/>
                  <w:szCs w:val="20"/>
                </w:rPr>
                <w:t>样本</w:t>
              </w:r>
            </w:ins>
            <w:r>
              <w:rPr>
                <w:sz w:val="18"/>
                <w:szCs w:val="20"/>
              </w:rPr>
              <w:t>中整卷</w:t>
            </w:r>
            <w:del w:id="78" w:author="Codex逐句修订" w:date="2026-07-30T13:19:01+00:00">
              <w:r>
                <w:rPr>
                  <w:sz w:val="18"/>
                  <w:szCs w:val="20"/>
                </w:rPr>
                <w:delText>误差</w:delText>
              </w:r>
            </w:del>
            <w:ins w:id="79" w:author="Codex逐句修订" w:date="2026-07-30T13:19:01+00:00">
              <w:r>
                <w:rPr>
                  <w:sz w:val="18"/>
                  <w:szCs w:val="20"/>
                </w:rPr>
                <w:t xml:space="preserve"> MAE </w:t>
              </w:r>
            </w:ins>
            <w:r>
              <w:rPr>
                <w:sz w:val="18"/>
                <w:szCs w:val="20"/>
              </w:rPr>
              <w:t>较低</w:t>
            </w:r>
          </w:p>
        </w:tc>
      </w:tr>
    </w:tbl>
    <w:p w14:paraId="09F0B0AB">
      <w:pPr>
        <w:spacing w:after="20"/>
      </w:pPr>
    </w:p>
    <w:p w14:paraId="224B99F4">
      <w:pPr>
        <w:keepLines w:val="0"/>
        <w:spacing w:before="0" w:after="60" w:line="300" w:lineRule="auto"/>
        <w:ind w:firstLine="420"/>
      </w:pPr>
      <w:r>
        <w:rPr>
          <w:rFonts w:hint="eastAsia" w:ascii="Times New Roman" w:hAnsi="Times New Roman" w:eastAsia="宋体"/>
          <w:i w:val="0"/>
          <w:sz w:val="21"/>
        </w:rPr>
        <w:t>表</w:t>
      </w:r>
      <w:ins w:id="1031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</w:t>
        </w:r>
      </w:ins>
      <w:r>
        <w:rPr>
          <w:rFonts w:hint="eastAsia" w:ascii="Times New Roman" w:hAnsi="Times New Roman" w:eastAsia="宋体"/>
          <w:i w:val="0"/>
          <w:sz w:val="21"/>
        </w:rPr>
        <w:t>5</w:t>
      </w:r>
      <w:ins w:id="1032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</w:t>
        </w:r>
      </w:ins>
      <w:r>
        <w:rPr>
          <w:rFonts w:hint="eastAsia" w:ascii="Times New Roman" w:hAnsi="Times New Roman" w:eastAsia="宋体"/>
          <w:i w:val="0"/>
          <w:sz w:val="21"/>
        </w:rPr>
        <w:t>和图</w:t>
      </w:r>
      <w:ins w:id="1033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</w:t>
        </w:r>
      </w:ins>
      <w:r>
        <w:rPr>
          <w:rFonts w:hint="eastAsia" w:ascii="Times New Roman" w:hAnsi="Times New Roman" w:eastAsia="宋体"/>
          <w:i w:val="0"/>
          <w:sz w:val="21"/>
        </w:rPr>
        <w:t>3</w:t>
      </w:r>
      <w:ins w:id="1034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</w:t>
        </w:r>
      </w:ins>
      <w:r>
        <w:rPr>
          <w:rFonts w:hint="eastAsia" w:ascii="Times New Roman" w:hAnsi="Times New Roman" w:eastAsia="宋体"/>
          <w:i w:val="0"/>
          <w:sz w:val="21"/>
        </w:rPr>
        <w:t>显示，</w:t>
      </w:r>
      <w:del w:id="1035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两种批改模式在不同题型上的误差表现并非简单对应于“客观题—主观题”的划分。</w:delText>
        </w:r>
      </w:del>
      <w:r>
        <w:rPr>
          <w:rFonts w:hint="eastAsia" w:ascii="Times New Roman" w:hAnsi="Times New Roman" w:eastAsia="宋体"/>
          <w:i w:val="0"/>
          <w:sz w:val="21"/>
        </w:rPr>
        <w:t>选择题</w:t>
      </w:r>
      <w:ins w:id="1036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Q1—Q5 </w:t>
        </w:r>
      </w:ins>
      <w:r>
        <w:rPr>
          <w:rFonts w:hint="eastAsia" w:ascii="Times New Roman" w:hAnsi="Times New Roman" w:eastAsia="宋体"/>
          <w:i w:val="0"/>
          <w:sz w:val="21"/>
        </w:rPr>
        <w:t>中两种模式的</w:t>
      </w:r>
      <w:ins w:id="1037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</w:t>
        </w:r>
      </w:ins>
      <w:r>
        <w:rPr>
          <w:rFonts w:hint="eastAsia" w:ascii="Times New Roman" w:hAnsi="Times New Roman" w:eastAsia="宋体"/>
          <w:i w:val="0"/>
          <w:sz w:val="21"/>
        </w:rPr>
        <w:t>MAE</w:t>
      </w:r>
      <w:del w:id="1038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相同；</w:delText>
        </w:r>
      </w:del>
      <w:ins w:id="1039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均为 0.45（1.3%）。</w:t>
        </w:r>
      </w:ins>
      <w:r>
        <w:rPr>
          <w:rFonts w:hint="eastAsia" w:ascii="Times New Roman" w:hAnsi="Times New Roman" w:eastAsia="宋体"/>
          <w:i w:val="0"/>
          <w:sz w:val="21"/>
        </w:rPr>
        <w:t>填空题</w:t>
      </w:r>
      <w:ins w:id="1040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Q6—Q9 </w:t>
        </w:r>
      </w:ins>
      <w:r>
        <w:rPr>
          <w:rFonts w:hint="eastAsia" w:ascii="Times New Roman" w:hAnsi="Times New Roman" w:eastAsia="宋体"/>
          <w:i w:val="0"/>
          <w:sz w:val="21"/>
        </w:rPr>
        <w:t>中，整卷模式的</w:t>
      </w:r>
      <w:ins w:id="1041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</w:t>
        </w:r>
      </w:ins>
      <w:r>
        <w:rPr>
          <w:rFonts w:hint="eastAsia" w:ascii="Times New Roman" w:hAnsi="Times New Roman" w:eastAsia="宋体"/>
          <w:i w:val="0"/>
          <w:sz w:val="21"/>
        </w:rPr>
        <w:t>MAE</w:t>
      </w:r>
      <w:del w:id="1042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低于</w:delText>
        </w:r>
      </w:del>
      <w:ins w:id="1043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为 1.29（4.0%），</w:t>
        </w:r>
      </w:ins>
      <w:r>
        <w:rPr>
          <w:rFonts w:hint="eastAsia" w:ascii="Times New Roman" w:hAnsi="Times New Roman" w:eastAsia="宋体"/>
          <w:i w:val="0"/>
          <w:sz w:val="21"/>
        </w:rPr>
        <w:t>混合模式</w:t>
      </w:r>
      <w:ins w:id="1044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为 3.96（12.4%）</w:t>
        </w:r>
      </w:ins>
      <w:r>
        <w:rPr>
          <w:rFonts w:hint="eastAsia" w:ascii="Times New Roman" w:hAnsi="Times New Roman" w:eastAsia="宋体"/>
          <w:i w:val="0"/>
          <w:sz w:val="21"/>
        </w:rPr>
        <w:t>。Q10</w:t>
      </w:r>
      <w:ins w:id="1045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</w:t>
        </w:r>
      </w:ins>
      <w:r>
        <w:rPr>
          <w:rFonts w:hint="eastAsia" w:ascii="Times New Roman" w:hAnsi="Times New Roman" w:eastAsia="宋体"/>
          <w:i w:val="0"/>
          <w:sz w:val="21"/>
        </w:rPr>
        <w:t>作图题在</w:t>
      </w:r>
      <w:del w:id="1046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两种</w:delText>
        </w:r>
      </w:del>
      <w:ins w:id="1047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整卷和混合</w:t>
        </w:r>
      </w:ins>
      <w:r>
        <w:rPr>
          <w:rFonts w:hint="eastAsia" w:ascii="Times New Roman" w:hAnsi="Times New Roman" w:eastAsia="宋体"/>
          <w:i w:val="0"/>
          <w:sz w:val="21"/>
        </w:rPr>
        <w:t>模式下的</w:t>
      </w:r>
      <w:del w:id="1048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标准化</w:delText>
        </w:r>
      </w:del>
      <w:ins w:id="1049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</w:t>
        </w:r>
      </w:ins>
      <w:r>
        <w:rPr>
          <w:rFonts w:hint="eastAsia" w:ascii="Times New Roman" w:hAnsi="Times New Roman" w:eastAsia="宋体"/>
          <w:i w:val="0"/>
          <w:sz w:val="21"/>
        </w:rPr>
        <w:t>MAE</w:t>
      </w:r>
      <w:del w:id="1050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均约</w:delText>
        </w:r>
      </w:del>
      <w:ins w:id="1051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分别</w:t>
        </w:r>
      </w:ins>
      <w:r>
        <w:rPr>
          <w:rFonts w:hint="eastAsia" w:ascii="Times New Roman" w:hAnsi="Times New Roman" w:eastAsia="宋体"/>
          <w:i w:val="0"/>
          <w:sz w:val="21"/>
        </w:rPr>
        <w:t>为</w:t>
      </w:r>
      <w:ins w:id="1052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2.68（</w:t>
        </w:r>
      </w:ins>
      <w:r>
        <w:rPr>
          <w:rFonts w:hint="eastAsia" w:ascii="Times New Roman" w:hAnsi="Times New Roman" w:eastAsia="宋体"/>
          <w:i w:val="0"/>
          <w:sz w:val="21"/>
        </w:rPr>
        <w:t>24</w:t>
      </w:r>
      <w:ins w:id="1053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.4</w:t>
        </w:r>
      </w:ins>
      <w:r>
        <w:rPr>
          <w:rFonts w:hint="eastAsia" w:ascii="Times New Roman" w:hAnsi="Times New Roman" w:eastAsia="宋体"/>
          <w:i w:val="0"/>
          <w:sz w:val="21"/>
        </w:rPr>
        <w:t>%</w:t>
      </w:r>
      <w:ins w:id="1054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）和 2.65（24.1%）</w:t>
        </w:r>
      </w:ins>
      <w:r>
        <w:rPr>
          <w:rFonts w:hint="eastAsia" w:ascii="Times New Roman" w:hAnsi="Times New Roman" w:eastAsia="宋体"/>
          <w:i w:val="0"/>
          <w:sz w:val="21"/>
        </w:rPr>
        <w:t>，是</w:t>
      </w:r>
      <w:del w:id="1055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各题型中</w:delText>
        </w:r>
      </w:del>
      <w:ins w:id="1056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本卷相对</w:t>
        </w:r>
      </w:ins>
      <w:r>
        <w:rPr>
          <w:rFonts w:hint="eastAsia" w:ascii="Times New Roman" w:hAnsi="Times New Roman" w:eastAsia="宋体"/>
          <w:i w:val="0"/>
          <w:sz w:val="21"/>
        </w:rPr>
        <w:t>误差</w:t>
      </w:r>
      <w:del w:id="1057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相对较</w:delText>
        </w:r>
      </w:del>
      <w:ins w:id="1058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最</w:t>
        </w:r>
      </w:ins>
      <w:r>
        <w:rPr>
          <w:rFonts w:hint="eastAsia" w:ascii="Times New Roman" w:hAnsi="Times New Roman" w:eastAsia="宋体"/>
          <w:i w:val="0"/>
          <w:sz w:val="21"/>
        </w:rPr>
        <w:t>高的题</w:t>
      </w:r>
      <w:del w:id="1059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型</w:delText>
        </w:r>
      </w:del>
      <w:ins w:id="1060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目</w:t>
        </w:r>
      </w:ins>
      <w:r>
        <w:rPr>
          <w:rFonts w:hint="eastAsia" w:ascii="Times New Roman" w:hAnsi="Times New Roman" w:eastAsia="宋体"/>
          <w:i w:val="0"/>
          <w:sz w:val="21"/>
        </w:rPr>
        <w:t>。Q11</w:t>
      </w:r>
      <w:ins w:id="1061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</w:t>
        </w:r>
      </w:ins>
      <w:r>
        <w:rPr>
          <w:rFonts w:hint="eastAsia" w:ascii="Times New Roman" w:hAnsi="Times New Roman" w:eastAsia="宋体"/>
          <w:i w:val="0"/>
          <w:sz w:val="21"/>
        </w:rPr>
        <w:t>中混合模式的</w:t>
      </w:r>
      <w:ins w:id="1062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</w:t>
        </w:r>
      </w:ins>
      <w:r>
        <w:rPr>
          <w:rFonts w:hint="eastAsia" w:ascii="Times New Roman" w:hAnsi="Times New Roman" w:eastAsia="宋体"/>
          <w:i w:val="0"/>
          <w:sz w:val="21"/>
        </w:rPr>
        <w:t>MAE</w:t>
      </w:r>
      <w:ins w:id="1063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</w:t>
        </w:r>
      </w:ins>
      <w:r>
        <w:rPr>
          <w:rFonts w:hint="eastAsia" w:ascii="Times New Roman" w:hAnsi="Times New Roman" w:eastAsia="宋体"/>
          <w:i w:val="0"/>
          <w:sz w:val="21"/>
        </w:rPr>
        <w:t>较低，</w:t>
      </w:r>
      <w:del w:id="1064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而</w:delText>
        </w:r>
      </w:del>
      <w:r>
        <w:rPr>
          <w:rFonts w:hint="eastAsia" w:ascii="Times New Roman" w:hAnsi="Times New Roman" w:eastAsia="宋体"/>
          <w:i w:val="0"/>
          <w:sz w:val="21"/>
        </w:rPr>
        <w:t>Q12</w:t>
      </w:r>
      <w:ins w:id="1065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</w:t>
        </w:r>
      </w:ins>
      <w:r>
        <w:rPr>
          <w:rFonts w:hint="eastAsia" w:ascii="Times New Roman" w:hAnsi="Times New Roman" w:eastAsia="宋体"/>
          <w:i w:val="0"/>
          <w:sz w:val="21"/>
        </w:rPr>
        <w:t>中整卷模式的</w:t>
      </w:r>
      <w:ins w:id="1066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</w:t>
        </w:r>
      </w:ins>
      <w:r>
        <w:rPr>
          <w:rFonts w:hint="eastAsia" w:ascii="Times New Roman" w:hAnsi="Times New Roman" w:eastAsia="宋体"/>
          <w:i w:val="0"/>
          <w:sz w:val="21"/>
        </w:rPr>
        <w:t>MAE</w:t>
      </w:r>
      <w:ins w:id="1067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 xml:space="preserve"> </w:t>
        </w:r>
      </w:ins>
      <w:r>
        <w:rPr>
          <w:rFonts w:hint="eastAsia" w:ascii="Times New Roman" w:hAnsi="Times New Roman" w:eastAsia="宋体"/>
          <w:i w:val="0"/>
          <w:sz w:val="21"/>
        </w:rPr>
        <w:t>较低。由于每类题型</w:t>
      </w:r>
      <w:del w:id="1068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仅</w:delText>
        </w:r>
      </w:del>
      <w:ins w:id="1069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只</w:t>
        </w:r>
      </w:ins>
      <w:r>
        <w:rPr>
          <w:rFonts w:hint="eastAsia" w:ascii="Times New Roman" w:hAnsi="Times New Roman" w:eastAsia="宋体"/>
          <w:i w:val="0"/>
          <w:sz w:val="21"/>
        </w:rPr>
        <w:t>包含</w:t>
      </w:r>
      <w:ins w:id="1070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本卷中的</w:t>
        </w:r>
      </w:ins>
      <w:r>
        <w:rPr>
          <w:rFonts w:hint="eastAsia" w:ascii="Times New Roman" w:hAnsi="Times New Roman" w:eastAsia="宋体"/>
          <w:i w:val="0"/>
          <w:sz w:val="21"/>
        </w:rPr>
        <w:t>有限题目，</w:t>
      </w:r>
      <w:del w:id="1071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以上结果仅用于</w:delText>
        </w:r>
      </w:del>
      <w:ins w:id="1072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这些数值只</w:t>
        </w:r>
      </w:ins>
      <w:r>
        <w:rPr>
          <w:rFonts w:hint="eastAsia" w:ascii="Times New Roman" w:hAnsi="Times New Roman" w:eastAsia="宋体"/>
          <w:i w:val="0"/>
          <w:sz w:val="21"/>
        </w:rPr>
        <w:t>描述本样本中</w:t>
      </w:r>
      <w:del w:id="1073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两种模式</w:delText>
        </w:r>
      </w:del>
      <w:r>
        <w:rPr>
          <w:rFonts w:hint="eastAsia" w:ascii="Times New Roman" w:hAnsi="Times New Roman" w:eastAsia="宋体"/>
          <w:i w:val="0"/>
          <w:sz w:val="21"/>
        </w:rPr>
        <w:t>的</w:t>
      </w:r>
      <w:del w:id="1074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相对</w:delText>
        </w:r>
      </w:del>
      <w:r>
        <w:rPr>
          <w:rFonts w:hint="eastAsia" w:ascii="Times New Roman" w:hAnsi="Times New Roman" w:eastAsia="宋体"/>
          <w:i w:val="0"/>
          <w:sz w:val="21"/>
        </w:rPr>
        <w:t>误差</w:t>
      </w:r>
      <w:del w:id="1075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水平</w:delText>
        </w:r>
      </w:del>
      <w:ins w:id="1076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分布</w:t>
        </w:r>
      </w:ins>
      <w:r>
        <w:rPr>
          <w:rFonts w:hint="eastAsia" w:ascii="Times New Roman" w:hAnsi="Times New Roman" w:eastAsia="宋体"/>
          <w:i w:val="0"/>
          <w:sz w:val="21"/>
        </w:rPr>
        <w:t>，不据此推断某一</w:t>
      </w:r>
      <w:del w:id="1077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delText>模</w:delText>
        </w:r>
      </w:del>
      <w:ins w:id="1078" w:author="Codex逐句修订" w:date="2026-07-30T13:19:01+00:00">
        <w:r>
          <w:rPr>
            <w:rFonts w:hint="eastAsia" w:ascii="Times New Roman" w:hAnsi="Times New Roman" w:eastAsia="宋体"/>
            <w:i w:val="0"/>
            <w:sz w:val="21"/>
          </w:rPr>
          <w:t>输入方</w:t>
        </w:r>
      </w:ins>
      <w:r>
        <w:rPr>
          <w:rFonts w:hint="eastAsia" w:ascii="Times New Roman" w:hAnsi="Times New Roman" w:eastAsia="宋体"/>
          <w:i w:val="0"/>
          <w:sz w:val="21"/>
        </w:rPr>
        <w:t>式对某类题型具有稳定优势。</w:t>
      </w:r>
    </w:p>
    <w:p w14:paraId="304CA5C6">
      <w:pPr>
        <w:keepNext/>
        <w:keepLines/>
        <w:spacing w:after="20"/>
        <w:jc w:val="center"/>
      </w:pPr>
      <w:r>
        <w:drawing>
          <wp:inline distT="0" distB="0" distL="114300" distR="114300">
            <wp:extent cx="5623560" cy="2931795"/>
            <wp:effectExtent l="0" t="0" r="15240" b="1905"/>
            <wp:docPr id="7" name="Picture 7" descr="选择、填空、作图、计算和证明题中两种 AI 阅卷模式标准化 MAE 对比图" title="选择、填空、作图、计算和证明题中两种 AI 阅卷模式标准化 MAE 对比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选择、填空、作图、计算和证明题中两种 AI 阅卷模式标准化 MAE 对比图" title="选择、填空、作图、计算和证明题中两种 AI 阅卷模式标准化 MAE 对比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3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24F3">
      <w:pPr>
        <w:keepNext w:val="0"/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图 3 不同题型下两种 AI 批改模式的标准化 MAE</w:t>
      </w:r>
    </w:p>
    <w:p w14:paraId="49303831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（四）</w:t>
      </w:r>
      <w:ins w:id="1079" w:author="Codex逐句修订" w:date="2026-07-30T13:19:01+00:00">
        <w:r>
          <w:rPr>
            <w:rFonts w:ascii="Times New Roman" w:hAnsi="Times New Roman" w:eastAsia="黑体"/>
            <w:b/>
            <w:sz w:val="24"/>
          </w:rPr>
          <w:t>系统“需要</w:t>
        </w:r>
      </w:ins>
      <w:r>
        <w:rPr>
          <w:rFonts w:ascii="Times New Roman" w:hAnsi="Times New Roman" w:eastAsia="黑体"/>
          <w:b/>
          <w:sz w:val="24"/>
        </w:rPr>
        <w:t>复核</w:t>
      </w:r>
      <w:ins w:id="1080" w:author="Codex逐句修订" w:date="2026-07-30T13:19:01+00:00">
        <w:r>
          <w:rPr>
            <w:rFonts w:ascii="Times New Roman" w:hAnsi="Times New Roman" w:eastAsia="黑体"/>
            <w:b/>
            <w:sz w:val="24"/>
          </w:rPr>
          <w:t>”字段：</w:t>
        </w:r>
      </w:ins>
      <w:r>
        <w:rPr>
          <w:rFonts w:ascii="Times New Roman" w:hAnsi="Times New Roman" w:eastAsia="黑体"/>
          <w:b/>
          <w:sz w:val="24"/>
        </w:rPr>
        <w:t>标记</w:t>
      </w:r>
      <w:del w:id="1081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：模型风险提示不能替代</w:delText>
        </w:r>
      </w:del>
      <w:ins w:id="1082" w:author="Codex逐句修订" w:date="2026-07-30T13:19:01+00:00">
        <w:r>
          <w:rPr>
            <w:rFonts w:ascii="Times New Roman" w:hAnsi="Times New Roman" w:eastAsia="黑体"/>
            <w:b/>
            <w:sz w:val="24"/>
          </w:rPr>
          <w:t>数量、</w:t>
        </w:r>
      </w:ins>
      <w:r>
        <w:rPr>
          <w:rFonts w:ascii="Times New Roman" w:hAnsi="Times New Roman" w:eastAsia="黑体"/>
          <w:b/>
          <w:sz w:val="24"/>
        </w:rPr>
        <w:t>题</w:t>
      </w:r>
      <w:del w:id="1083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型</w:delText>
        </w:r>
      </w:del>
      <w:ins w:id="1084" w:author="Codex逐句修订" w:date="2026-07-30T13:19:01+00:00">
        <w:r>
          <w:rPr>
            <w:rFonts w:ascii="Times New Roman" w:hAnsi="Times New Roman" w:eastAsia="黑体"/>
            <w:b/>
            <w:sz w:val="24"/>
          </w:rPr>
          <w:t>号</w:t>
        </w:r>
      </w:ins>
      <w:r>
        <w:rPr>
          <w:rFonts w:ascii="Times New Roman" w:hAnsi="Times New Roman" w:eastAsia="黑体"/>
          <w:b/>
          <w:sz w:val="24"/>
        </w:rPr>
        <w:t>分</w:t>
      </w:r>
      <w:del w:id="1085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流</w:delText>
        </w:r>
      </w:del>
      <w:ins w:id="1086" w:author="Codex逐句修订" w:date="2026-07-30T13:19:01+00:00">
        <w:r>
          <w:rPr>
            <w:rFonts w:ascii="Times New Roman" w:hAnsi="Times New Roman" w:eastAsia="黑体"/>
            <w:b/>
            <w:sz w:val="24"/>
          </w:rPr>
          <w:t>布与后续改分</w:t>
        </w:r>
      </w:ins>
    </w:p>
    <w:p w14:paraId="33020FB5">
      <w:pPr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6 两种模式</w:t>
      </w:r>
      <w:del w:id="1087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的系统</w:delText>
        </w:r>
      </w:del>
      <w:ins w:id="1088" w:author="Codex逐句修订" w:date="2026-07-30T13:19:01+00:00">
        <w:r>
          <w:rPr>
            <w:rFonts w:ascii="Times New Roman" w:hAnsi="Times New Roman" w:eastAsia="宋体"/>
            <w:b/>
            <w:sz w:val="21"/>
          </w:rPr>
          <w:t>中“需要</w:t>
        </w:r>
      </w:ins>
      <w:r>
        <w:rPr>
          <w:rFonts w:ascii="Times New Roman" w:hAnsi="Times New Roman" w:eastAsia="宋体"/>
          <w:b/>
          <w:sz w:val="21"/>
        </w:rPr>
        <w:t>复核</w:t>
      </w:r>
      <w:del w:id="1089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标</w:delText>
        </w:r>
      </w:del>
      <w:ins w:id="1090" w:author="Codex逐句修订" w:date="2026-07-30T13:19:01+00:00">
        <w:r>
          <w:rPr>
            <w:rFonts w:ascii="Times New Roman" w:hAnsi="Times New Roman" w:eastAsia="宋体"/>
            <w:b/>
            <w:sz w:val="21"/>
          </w:rPr>
          <w:t>”字段及相应改分</w:t>
        </w:r>
      </w:ins>
      <w:r>
        <w:rPr>
          <w:rFonts w:ascii="Times New Roman" w:hAnsi="Times New Roman" w:eastAsia="宋体"/>
          <w:b/>
          <w:sz w:val="21"/>
        </w:rPr>
        <w:t>记</w:t>
      </w:r>
      <w:del w:id="1091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及标记后分数调整</w:delText>
        </w:r>
      </w:del>
      <w:ins w:id="1092" w:author="Codex逐句修订" w:date="2026-07-30T13:19:01+00:00">
        <w:r>
          <w:rPr>
            <w:rFonts w:ascii="Times New Roman" w:hAnsi="Times New Roman" w:eastAsia="宋体"/>
            <w:b/>
            <w:sz w:val="21"/>
          </w:rPr>
          <w:t>录</w:t>
        </w:r>
      </w:ins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2"/>
        <w:gridCol w:w="1312"/>
        <w:gridCol w:w="1312"/>
        <w:gridCol w:w="1312"/>
        <w:gridCol w:w="1312"/>
        <w:gridCol w:w="1312"/>
        <w:gridCol w:w="1312"/>
      </w:tblGrid>
      <w:tr w14:paraId="40453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C7104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模式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6F647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日志数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EF2BC3">
            <w:pPr>
              <w:spacing w:after="0" w:line="240" w:lineRule="auto"/>
              <w:jc w:val="center"/>
            </w:pPr>
            <w:del w:id="80" w:author="Codex逐句修订" w:date="2026-07-30T13:19:01+00:00">
              <w:r>
                <w:rPr>
                  <w:rFonts w:ascii="Times New Roman" w:hAnsi="Times New Roman" w:eastAsia="宋体"/>
                  <w:b/>
                  <w:sz w:val="16"/>
                </w:rPr>
                <w:delText>系统标记</w:delText>
              </w:r>
            </w:del>
            <w:ins w:id="81" w:author="Codex逐句修订" w:date="2026-07-30T13:19:01+00:00">
              <w:r>
                <w:rPr>
                  <w:rFonts w:ascii="Times New Roman" w:hAnsi="Times New Roman" w:eastAsia="宋体"/>
                  <w:b/>
                  <w:sz w:val="16"/>
                </w:rPr>
                <w:t>“</w:t>
              </w:r>
            </w:ins>
            <w:r>
              <w:rPr>
                <w:rFonts w:ascii="Times New Roman" w:hAnsi="Times New Roman" w:eastAsia="宋体"/>
                <w:b/>
                <w:sz w:val="16"/>
              </w:rPr>
              <w:t>需</w:t>
            </w:r>
            <w:ins w:id="82" w:author="Codex逐句修订" w:date="2026-07-30T13:19:01+00:00">
              <w:r>
                <w:rPr>
                  <w:rFonts w:ascii="Times New Roman" w:hAnsi="Times New Roman" w:eastAsia="宋体"/>
                  <w:b/>
                  <w:sz w:val="16"/>
                </w:rPr>
                <w:t>要</w:t>
              </w:r>
            </w:ins>
            <w:r>
              <w:rPr>
                <w:rFonts w:ascii="Times New Roman" w:hAnsi="Times New Roman" w:eastAsia="宋体"/>
                <w:b/>
                <w:sz w:val="16"/>
              </w:rPr>
              <w:t>复核</w:t>
            </w:r>
            <w:ins w:id="83" w:author="Codex逐句修订" w:date="2026-07-30T13:19:01+00:00">
              <w:r>
                <w:rPr>
                  <w:rFonts w:ascii="Times New Roman" w:hAnsi="Times New Roman" w:eastAsia="宋体"/>
                  <w:b/>
                  <w:sz w:val="16"/>
                </w:rPr>
                <w:t>”=是的日志数</w:t>
              </w:r>
            </w:ins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413D87">
            <w:pPr>
              <w:spacing w:after="0" w:line="240" w:lineRule="auto"/>
              <w:jc w:val="center"/>
            </w:pPr>
            <w:del w:id="84" w:author="Codex逐句修订" w:date="2026-07-30T13:19:01+00:00">
              <w:r>
                <w:rPr>
                  <w:rFonts w:ascii="Times New Roman" w:hAnsi="Times New Roman" w:eastAsia="宋体"/>
                  <w:b/>
                  <w:sz w:val="16"/>
                </w:rPr>
                <w:delText>标记率</w:delText>
              </w:r>
            </w:del>
            <w:ins w:id="85" w:author="Codex逐句修订" w:date="2026-07-30T13:19:01+00:00">
              <w:r>
                <w:rPr>
                  <w:rFonts w:ascii="Times New Roman" w:hAnsi="Times New Roman" w:eastAsia="宋体"/>
                  <w:b/>
                  <w:sz w:val="16"/>
                </w:rPr>
                <w:t>上述日志占比</w:t>
              </w:r>
            </w:ins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EC4568">
            <w:pPr>
              <w:spacing w:after="0" w:line="240" w:lineRule="auto"/>
              <w:jc w:val="center"/>
            </w:pPr>
            <w:del w:id="86" w:author="Codex逐句修订" w:date="2026-07-30T13:19:01+00:00">
              <w:r>
                <w:rPr>
                  <w:rFonts w:ascii="Times New Roman" w:hAnsi="Times New Roman" w:eastAsia="宋体"/>
                  <w:b/>
                  <w:sz w:val="16"/>
                </w:rPr>
                <w:delText>标记后</w:delText>
              </w:r>
            </w:del>
            <w:ins w:id="87" w:author="Codex逐句修订" w:date="2026-07-30T13:19:01+00:00">
              <w:r>
                <w:rPr>
                  <w:rFonts w:ascii="Times New Roman" w:hAnsi="Times New Roman" w:eastAsia="宋体"/>
                  <w:b/>
                  <w:sz w:val="16"/>
                </w:rPr>
                <w:t>上述日志中发生</w:t>
              </w:r>
            </w:ins>
            <w:r>
              <w:rPr>
                <w:rFonts w:ascii="Times New Roman" w:hAnsi="Times New Roman" w:eastAsia="宋体"/>
                <w:b/>
                <w:sz w:val="16"/>
              </w:rPr>
              <w:t>分数调整</w:t>
            </w:r>
            <w:ins w:id="88" w:author="Codex逐句修订" w:date="2026-07-30T13:19:01+00:00">
              <w:r>
                <w:rPr>
                  <w:rFonts w:ascii="Times New Roman" w:hAnsi="Times New Roman" w:eastAsia="宋体"/>
                  <w:b/>
                  <w:sz w:val="16"/>
                </w:rPr>
                <w:t>的数量</w:t>
              </w:r>
            </w:ins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FD3597">
            <w:pPr>
              <w:spacing w:after="0" w:line="240" w:lineRule="auto"/>
              <w:jc w:val="center"/>
            </w:pPr>
            <w:del w:id="89" w:author="Codex逐句修订" w:date="2026-07-30T13:19:01+00:00">
              <w:r>
                <w:rPr>
                  <w:rFonts w:ascii="Times New Roman" w:hAnsi="Times New Roman" w:eastAsia="宋体"/>
                  <w:b/>
                  <w:sz w:val="16"/>
                </w:rPr>
                <w:delText>标记主要分布</w:delText>
              </w:r>
            </w:del>
            <w:ins w:id="90" w:author="Codex逐句修订" w:date="2026-07-30T13:19:01+00:00">
              <w:r>
                <w:rPr>
                  <w:rFonts w:ascii="Times New Roman" w:hAnsi="Times New Roman" w:eastAsia="宋体"/>
                  <w:b/>
                  <w:sz w:val="16"/>
                </w:rPr>
                <w:t>上述日志所在题号</w:t>
              </w:r>
            </w:ins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DC7C13">
            <w:pPr>
              <w:spacing w:after="0" w:line="240" w:lineRule="auto"/>
              <w:jc w:val="center"/>
            </w:pPr>
            <w:del w:id="91" w:author="Codex逐句修订" w:date="2026-07-30T13:19:01+00:00">
              <w:r>
                <w:rPr>
                  <w:rFonts w:ascii="Times New Roman" w:hAnsi="Times New Roman" w:eastAsia="宋体"/>
                  <w:b/>
                  <w:sz w:val="16"/>
                </w:rPr>
                <w:delText>解释</w:delText>
              </w:r>
            </w:del>
            <w:ins w:id="92" w:author="Codex逐句修订" w:date="2026-07-30T13:19:01+00:00">
              <w:r>
                <w:rPr>
                  <w:rFonts w:ascii="Times New Roman" w:hAnsi="Times New Roman" w:eastAsia="宋体"/>
                  <w:b/>
                  <w:sz w:val="16"/>
                </w:rPr>
                <w:t>补充说明</w:t>
              </w:r>
            </w:ins>
          </w:p>
        </w:tc>
      </w:tr>
      <w:tr w14:paraId="0E41B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1F0AC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整卷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E3DD0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1404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B5391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36357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1.28%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54505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1条，下调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36B81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Q10</w:t>
            </w:r>
            <w:del w:id="93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—</w:delText>
              </w:r>
            </w:del>
            <w:ins w:id="94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、Q11、</w:t>
              </w:r>
            </w:ins>
            <w:r>
              <w:rPr>
                <w:rFonts w:ascii="Times New Roman" w:hAnsi="Times New Roman" w:eastAsia="宋体"/>
                <w:b w:val="0"/>
                <w:sz w:val="16"/>
              </w:rPr>
              <w:t>Q12</w:t>
            </w:r>
            <w:del w:id="95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及Q11</w:delText>
              </w:r>
            </w:del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270239">
            <w:pPr>
              <w:spacing w:after="0" w:line="240" w:lineRule="auto"/>
              <w:jc w:val="center"/>
            </w:pPr>
            <w:del w:id="96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风险提示集</w:delText>
              </w:r>
            </w:del>
            <w:ins w:id="97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18 条标记</w:t>
              </w:r>
            </w:ins>
            <w:r>
              <w:rPr>
                <w:rFonts w:ascii="Times New Roman" w:hAnsi="Times New Roman" w:eastAsia="宋体"/>
                <w:b w:val="0"/>
                <w:sz w:val="16"/>
              </w:rPr>
              <w:t>中</w:t>
            </w:r>
            <w:del w:id="98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于大题，但覆盖有限</w:delText>
              </w:r>
            </w:del>
            <w:ins w:id="99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 xml:space="preserve"> 1 条分数下调</w:t>
              </w:r>
            </w:ins>
          </w:p>
        </w:tc>
      </w:tr>
      <w:tr w14:paraId="42CD4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05541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混合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68AEE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1404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6430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96E5A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0.78%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FD88C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4条，均上调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6E850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Q3—Q9</w:t>
            </w:r>
            <w:del w:id="100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短答题</w:delText>
              </w:r>
            </w:del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AD648A">
            <w:pPr>
              <w:spacing w:after="0" w:line="240" w:lineRule="auto"/>
              <w:jc w:val="left"/>
            </w:pPr>
            <w:del w:id="101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对短答冲突较敏感，未覆盖</w:delText>
              </w:r>
            </w:del>
            <w:ins w:id="102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11 条标记中 4 条分数上调；</w:t>
              </w:r>
            </w:ins>
            <w:r>
              <w:rPr>
                <w:rFonts w:ascii="Times New Roman" w:hAnsi="Times New Roman" w:eastAsia="宋体"/>
                <w:b w:val="0"/>
                <w:sz w:val="16"/>
              </w:rPr>
              <w:t>Q10</w:t>
            </w:r>
            <w:del w:id="103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/</w:delText>
              </w:r>
            </w:del>
            <w:ins w:id="104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>、</w:t>
              </w:r>
            </w:ins>
            <w:r>
              <w:rPr>
                <w:rFonts w:ascii="Times New Roman" w:hAnsi="Times New Roman" w:eastAsia="宋体"/>
                <w:b w:val="0"/>
                <w:sz w:val="16"/>
              </w:rPr>
              <w:t>Q12</w:t>
            </w:r>
            <w:del w:id="105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delText>高误差</w:delText>
              </w:r>
            </w:del>
            <w:ins w:id="106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6"/>
                </w:rPr>
                <w:t xml:space="preserve"> 无标记</w:t>
              </w:r>
            </w:ins>
          </w:p>
        </w:tc>
      </w:tr>
    </w:tbl>
    <w:p w14:paraId="7C12DBBB">
      <w:pPr>
        <w:spacing w:after="20"/>
      </w:pPr>
    </w:p>
    <w:p w14:paraId="4AF38BEB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整卷模式</w:t>
      </w:r>
      <w:del w:id="109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共</w:delText>
        </w:r>
      </w:del>
      <w:ins w:id="109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在 1404 条日志中</w:t>
        </w:r>
      </w:ins>
      <w:r>
        <w:rPr>
          <w:rFonts w:ascii="Times New Roman" w:hAnsi="Times New Roman" w:eastAsia="宋体"/>
          <w:i w:val="0"/>
          <w:sz w:val="21"/>
        </w:rPr>
        <w:t>标记 18 条</w:t>
      </w:r>
      <w:del w:id="109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记录</w:delText>
        </w:r>
      </w:del>
      <w:ins w:id="109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“</w:t>
        </w:r>
      </w:ins>
      <w:r>
        <w:rPr>
          <w:rFonts w:ascii="Times New Roman" w:hAnsi="Times New Roman" w:eastAsia="宋体"/>
          <w:i w:val="0"/>
          <w:sz w:val="21"/>
        </w:rPr>
        <w:t>需要复核</w:t>
      </w:r>
      <w:ins w:id="109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”</w:t>
        </w:r>
      </w:ins>
      <w:r>
        <w:rPr>
          <w:rFonts w:ascii="Times New Roman" w:hAnsi="Times New Roman" w:eastAsia="宋体"/>
          <w:i w:val="0"/>
          <w:sz w:val="21"/>
        </w:rPr>
        <w:t>，</w:t>
      </w:r>
      <w:ins w:id="109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标记率为 1.28%；其中 1 条记录的流程最终分下调，其余被标记记录未发生分数调整。</w:t>
        </w:r>
      </w:ins>
      <w:r>
        <w:rPr>
          <w:rFonts w:ascii="Times New Roman" w:hAnsi="Times New Roman" w:eastAsia="宋体"/>
          <w:i w:val="0"/>
          <w:sz w:val="21"/>
        </w:rPr>
        <w:t>混合模式标记 11 条</w:t>
      </w:r>
      <w:del w:id="109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。</w:delText>
        </w:r>
      </w:del>
      <w:ins w:id="110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</w:t>
        </w:r>
      </w:ins>
      <w:r>
        <w:rPr>
          <w:rFonts w:ascii="Times New Roman" w:hAnsi="Times New Roman" w:eastAsia="宋体"/>
          <w:i w:val="0"/>
          <w:sz w:val="21"/>
        </w:rPr>
        <w:t>标记</w:t>
      </w:r>
      <w:del w:id="110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后</w:delText>
        </w:r>
      </w:del>
      <w:ins w:id="110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率为 0.78%；其中 4 条记录</w:t>
        </w:r>
      </w:ins>
      <w:r>
        <w:rPr>
          <w:rFonts w:ascii="Times New Roman" w:hAnsi="Times New Roman" w:eastAsia="宋体"/>
          <w:i w:val="0"/>
          <w:sz w:val="21"/>
        </w:rPr>
        <w:t>的</w:t>
      </w:r>
      <w:ins w:id="110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流程最终分均上调，其余被标记记录未发生</w:t>
        </w:r>
      </w:ins>
      <w:r>
        <w:rPr>
          <w:rFonts w:ascii="Times New Roman" w:hAnsi="Times New Roman" w:eastAsia="宋体"/>
          <w:i w:val="0"/>
          <w:sz w:val="21"/>
        </w:rPr>
        <w:t>分数调整</w:t>
      </w:r>
      <w:del w:id="110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方向与两种</w:delText>
        </w:r>
      </w:del>
      <w:ins w:id="110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。整卷</w:t>
        </w:r>
      </w:ins>
      <w:r>
        <w:rPr>
          <w:rFonts w:ascii="Times New Roman" w:hAnsi="Times New Roman" w:eastAsia="宋体"/>
          <w:i w:val="0"/>
          <w:sz w:val="21"/>
        </w:rPr>
        <w:t>模式的</w:t>
      </w:r>
      <w:del w:id="110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偏差特征一致：整卷唯一调整为下调</w:delText>
        </w:r>
      </w:del>
      <w:ins w:id="110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标记主要位于 Q10、Q11 和 Q12</w:t>
        </w:r>
      </w:ins>
      <w:r>
        <w:rPr>
          <w:rFonts w:ascii="Times New Roman" w:hAnsi="Times New Roman" w:eastAsia="宋体"/>
          <w:i w:val="0"/>
          <w:sz w:val="21"/>
        </w:rPr>
        <w:t>，混合</w:t>
      </w:r>
      <w:del w:id="110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 xml:space="preserve"> 4 条调整均为上调。但复核</w:delText>
        </w:r>
      </w:del>
      <w:ins w:id="110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模式的</w:t>
        </w:r>
      </w:ins>
      <w:r>
        <w:rPr>
          <w:rFonts w:ascii="Times New Roman" w:hAnsi="Times New Roman" w:eastAsia="宋体"/>
          <w:i w:val="0"/>
          <w:sz w:val="21"/>
        </w:rPr>
        <w:t>标记</w:t>
      </w:r>
      <w:del w:id="111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与真实题型风险并不完全重</w:delText>
        </w:r>
      </w:del>
      <w:ins w:id="111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主要位于 Q3—Q9，Q10 和 Q12 未被混</w:t>
        </w:r>
      </w:ins>
      <w:r>
        <w:rPr>
          <w:rFonts w:ascii="Times New Roman" w:hAnsi="Times New Roman" w:eastAsia="宋体"/>
          <w:i w:val="0"/>
          <w:sz w:val="21"/>
        </w:rPr>
        <w:t>合</w:t>
      </w:r>
      <w:ins w:id="111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模式标记</w:t>
        </w:r>
      </w:ins>
      <w:r>
        <w:rPr>
          <w:rFonts w:ascii="Times New Roman" w:hAnsi="Times New Roman" w:eastAsia="宋体"/>
          <w:i w:val="0"/>
          <w:sz w:val="21"/>
        </w:rPr>
        <w:t>。</w:t>
      </w:r>
      <w:ins w:id="111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表 5 中</w:t>
        </w:r>
      </w:ins>
      <w:r>
        <w:rPr>
          <w:rFonts w:ascii="Times New Roman" w:hAnsi="Times New Roman" w:eastAsia="宋体"/>
          <w:i w:val="0"/>
          <w:sz w:val="21"/>
        </w:rPr>
        <w:t>混合模式在 Q10</w:t>
      </w:r>
      <w:del w:id="111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、</w:delText>
        </w:r>
      </w:del>
      <w:ins w:id="111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 和 </w:t>
        </w:r>
      </w:ins>
      <w:r>
        <w:rPr>
          <w:rFonts w:ascii="Times New Roman" w:hAnsi="Times New Roman" w:eastAsia="宋体"/>
          <w:i w:val="0"/>
          <w:sz w:val="21"/>
        </w:rPr>
        <w:t xml:space="preserve">Q12 </w:t>
      </w:r>
      <w:del w:id="111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上</w:delText>
        </w:r>
      </w:del>
      <w:r>
        <w:rPr>
          <w:rFonts w:ascii="Times New Roman" w:hAnsi="Times New Roman" w:eastAsia="宋体"/>
          <w:i w:val="0"/>
          <w:sz w:val="21"/>
        </w:rPr>
        <w:t>的</w:t>
      </w:r>
      <w:del w:id="111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标准化误差很高</w:delText>
        </w:r>
      </w:del>
      <w:ins w:id="111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相对 MAE 分别为 24.1% 和 17.9%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111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系统标记却主要集中于 Q3—Q9；因此，不能把低</w:delText>
        </w:r>
      </w:del>
      <w:ins w:id="112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可见模型</w:t>
        </w:r>
      </w:ins>
      <w:r>
        <w:rPr>
          <w:rFonts w:ascii="Times New Roman" w:hAnsi="Times New Roman" w:eastAsia="宋体"/>
          <w:i w:val="0"/>
          <w:sz w:val="21"/>
        </w:rPr>
        <w:t>置信度</w:t>
      </w:r>
      <w:del w:id="112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或模</w:delText>
        </w:r>
      </w:del>
      <w:ins w:id="112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触发的标记分布与题</w:t>
        </w:r>
      </w:ins>
      <w:r>
        <w:rPr>
          <w:rFonts w:ascii="Times New Roman" w:hAnsi="Times New Roman" w:eastAsia="宋体"/>
          <w:i w:val="0"/>
          <w:sz w:val="21"/>
        </w:rPr>
        <w:t>型</w:t>
      </w:r>
      <w:del w:id="112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自报</w:delText>
        </w:r>
      </w:del>
      <w:ins w:id="112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相对误差的分布并不一致。本文没有</w:t>
        </w:r>
      </w:ins>
      <w:r>
        <w:rPr>
          <w:rFonts w:ascii="Times New Roman" w:hAnsi="Times New Roman" w:eastAsia="宋体"/>
          <w:i w:val="0"/>
          <w:sz w:val="21"/>
        </w:rPr>
        <w:t>“</w:t>
      </w:r>
      <w:del w:id="112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需要复核</w:delText>
        </w:r>
      </w:del>
      <w:ins w:id="112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每条记录是否存在评分误差</w:t>
        </w:r>
      </w:ins>
      <w:r>
        <w:rPr>
          <w:rFonts w:ascii="Times New Roman" w:hAnsi="Times New Roman" w:eastAsia="宋体"/>
          <w:i w:val="0"/>
          <w:sz w:val="21"/>
        </w:rPr>
        <w:t>”</w:t>
      </w:r>
      <w:del w:id="112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视为</w:delText>
        </w:r>
      </w:del>
      <w:ins w:id="112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与“是否被标记”的</w:t>
        </w:r>
      </w:ins>
      <w:r>
        <w:rPr>
          <w:rFonts w:ascii="Times New Roman" w:hAnsi="Times New Roman" w:eastAsia="宋体"/>
          <w:i w:val="0"/>
          <w:sz w:val="21"/>
        </w:rPr>
        <w:t>完整</w:t>
      </w:r>
      <w:del w:id="112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风险清单。更稳妥</w:delText>
        </w:r>
      </w:del>
      <w:ins w:id="113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交叉数据，因此不能据表 6 计算该字段</w:t>
        </w:r>
      </w:ins>
      <w:r>
        <w:rPr>
          <w:rFonts w:ascii="Times New Roman" w:hAnsi="Times New Roman" w:eastAsia="宋体"/>
          <w:i w:val="0"/>
          <w:sz w:val="21"/>
        </w:rPr>
        <w:t>的</w:t>
      </w:r>
      <w:del w:id="113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机制是先按题型证据结构设置默认责任，再用置信</w:delText>
        </w:r>
      </w:del>
      <w:ins w:id="113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敏感</w:t>
        </w:r>
      </w:ins>
      <w:r>
        <w:rPr>
          <w:rFonts w:ascii="Times New Roman" w:hAnsi="Times New Roman" w:eastAsia="宋体"/>
          <w:i w:val="0"/>
          <w:sz w:val="21"/>
        </w:rPr>
        <w:t>度、</w:t>
      </w:r>
      <w:del w:id="113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多候选答案和异常分数补充记录级预警</w:delText>
        </w:r>
      </w:del>
      <w:ins w:id="113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漏标率或误标率</w:t>
        </w:r>
      </w:ins>
      <w:r>
        <w:rPr>
          <w:rFonts w:ascii="Times New Roman" w:hAnsi="Times New Roman" w:eastAsia="宋体"/>
          <w:i w:val="0"/>
          <w:sz w:val="21"/>
        </w:rPr>
        <w:t>。</w:t>
      </w:r>
    </w:p>
    <w:p w14:paraId="7534FF18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 xml:space="preserve">（五）Q10 </w:t>
      </w:r>
      <w:del w:id="1135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典型</w:delText>
        </w:r>
      </w:del>
      <w:ins w:id="1136" w:author="Codex逐句修订" w:date="2026-07-30T13:19:01+00:00">
        <w:r>
          <w:rPr>
            <w:rFonts w:ascii="Times New Roman" w:hAnsi="Times New Roman" w:eastAsia="黑体"/>
            <w:b/>
            <w:sz w:val="24"/>
          </w:rPr>
          <w:t>脱敏</w:t>
        </w:r>
      </w:ins>
      <w:r>
        <w:rPr>
          <w:rFonts w:ascii="Times New Roman" w:hAnsi="Times New Roman" w:eastAsia="黑体"/>
          <w:b/>
          <w:sz w:val="24"/>
        </w:rPr>
        <w:t>案例：</w:t>
      </w:r>
      <w:ins w:id="1137" w:author="Codex逐句修订" w:date="2026-07-30T13:19:01+00:00">
        <w:r>
          <w:rPr>
            <w:rFonts w:ascii="Times New Roman" w:hAnsi="Times New Roman" w:eastAsia="黑体"/>
            <w:b/>
            <w:sz w:val="24"/>
          </w:rPr>
          <w:t>可观察作</w:t>
        </w:r>
      </w:ins>
      <w:r>
        <w:rPr>
          <w:rFonts w:ascii="Times New Roman" w:hAnsi="Times New Roman" w:eastAsia="黑体"/>
          <w:b/>
          <w:sz w:val="24"/>
        </w:rPr>
        <w:t>图</w:t>
      </w:r>
      <w:del w:id="1138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像可见不等于几何关系可判</w:delText>
        </w:r>
      </w:del>
      <w:ins w:id="1139" w:author="Codex逐句修订" w:date="2026-07-30T13:19:01+00:00">
        <w:r>
          <w:rPr>
            <w:rFonts w:ascii="Times New Roman" w:hAnsi="Times New Roman" w:eastAsia="黑体"/>
            <w:b/>
            <w:sz w:val="24"/>
          </w:rPr>
          <w:t>痕迹与评分分歧</w:t>
        </w:r>
      </w:ins>
    </w:p>
    <w:p w14:paraId="3672A277">
      <w:pPr>
        <w:keepLines/>
        <w:spacing w:after="20"/>
        <w:jc w:val="center"/>
      </w:pPr>
      <w:r>
        <w:drawing>
          <wp:inline distT="0" distB="0" distL="114300" distR="114300">
            <wp:extent cx="5759450" cy="1605915"/>
            <wp:effectExtent l="0" t="0" r="0" b="0"/>
            <wp:docPr id="4" name="Picture 4" descr="Q10 作图题中模型偏宽与偏严的两个脱敏作答证据案例" title="Q10 作图题中模型偏宽与偏严的两个脱敏作答证据案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Q10 作图题中模型偏宽与偏严的两个脱敏作答证据案例" title="Q10 作图题中模型偏宽与偏严的两个脱敏作答证据案例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0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3521">
      <w:pPr>
        <w:keepNext w:val="0"/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图 4 Q10 作图题的</w:t>
      </w:r>
      <w:del w:id="1140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典型证据分歧样例（</w:delText>
        </w:r>
      </w:del>
      <w:ins w:id="1141" w:author="Codex逐句修订" w:date="2026-07-30T13:19:01+00:00">
        <w:r>
          <w:rPr>
            <w:rFonts w:ascii="Times New Roman" w:hAnsi="Times New Roman" w:eastAsia="宋体"/>
            <w:b/>
            <w:sz w:val="21"/>
          </w:rPr>
          <w:t>两个</w:t>
        </w:r>
      </w:ins>
      <w:r>
        <w:rPr>
          <w:rFonts w:ascii="Times New Roman" w:hAnsi="Times New Roman" w:eastAsia="宋体"/>
          <w:b/>
          <w:sz w:val="21"/>
        </w:rPr>
        <w:t>脱敏</w:t>
      </w:r>
      <w:del w:id="1142" w:author="Codex逐句修订" w:date="2026-07-30T13:19:01+00:00">
        <w:r>
          <w:rPr>
            <w:rFonts w:ascii="Times New Roman" w:hAnsi="Times New Roman" w:eastAsia="宋体"/>
            <w:b/>
            <w:sz w:val="21"/>
          </w:rPr>
          <w:delText>）</w:delText>
        </w:r>
      </w:del>
      <w:ins w:id="1143" w:author="Codex逐句修订" w:date="2026-07-30T13:19:01+00:00">
        <w:r>
          <w:rPr>
            <w:rFonts w:ascii="Times New Roman" w:hAnsi="Times New Roman" w:eastAsia="宋体"/>
            <w:b/>
            <w:sz w:val="21"/>
          </w:rPr>
          <w:t>作答案例</w:t>
        </w:r>
      </w:ins>
    </w:p>
    <w:p>
      <w:ins w:id="1558" w:author="Codex逐句修订" w:date="2026-07-30T13:19:01+00:00">
        <w:r>
          <w:rPr>
            <w:rFonts w:ascii="Times New Roman" w:hAnsi="Times New Roman" w:eastAsia="宋体"/>
            <w:b/>
            <w:color w:val="C00000"/>
            <w:sz w:val="18"/>
          </w:rPr>
          <w:t>【作者核实】图 4 题面显示 Q10“本小题 9 分”，而表 1、表 5 按 11 分计算；图内“偏宽/偏严”的判断也未附案例级分数。请回查原卷、评分细则和复核日志，再决定是否调整分值、相对 MAE 及图内标签。</w:t>
        </w:r>
      </w:ins>
    </w:p>
    <w:p w14:paraId="159C6B6D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 xml:space="preserve">图 4 </w:t>
      </w:r>
      <w:ins w:id="114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展示</w:t>
        </w:r>
      </w:ins>
      <w:r>
        <w:rPr>
          <w:rFonts w:ascii="Times New Roman" w:hAnsi="Times New Roman" w:eastAsia="宋体"/>
          <w:i w:val="0"/>
          <w:sz w:val="21"/>
        </w:rPr>
        <w:t>的</w:t>
      </w:r>
      <w:ins w:id="114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两份脱敏作答中，可以直接观察到多条相交线段、点名和辅助作图痕迹，部分线条或标注较浅，不同线条在网格区域内相互重叠。图中未列出</w:t>
        </w:r>
      </w:ins>
      <w:r>
        <w:rPr>
          <w:rFonts w:ascii="Times New Roman" w:hAnsi="Times New Roman" w:eastAsia="宋体"/>
          <w:i w:val="0"/>
          <w:sz w:val="21"/>
        </w:rPr>
        <w:t>两个案例</w:t>
      </w:r>
      <w:del w:id="114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说明</w:delText>
        </w:r>
      </w:del>
      <w:ins w:id="114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的教师手改分、AI 原始分、流程最终分及逐项模型输出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114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两</w:delText>
        </w:r>
      </w:del>
      <w:ins w:id="114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因此不能仅凭作答图像确定模型遗漏了哪一条线、采用了何</w:t>
        </w:r>
      </w:ins>
      <w:r>
        <w:rPr>
          <w:rFonts w:ascii="Times New Roman" w:hAnsi="Times New Roman" w:eastAsia="宋体"/>
          <w:i w:val="0"/>
          <w:sz w:val="21"/>
        </w:rPr>
        <w:t>种</w:t>
      </w:r>
      <w:del w:id="115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输入方式虽然以</w:delText>
        </w:r>
      </w:del>
      <w:ins w:id="115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判断路径，也</w:t>
        </w:r>
      </w:ins>
      <w:r>
        <w:rPr>
          <w:rFonts w:ascii="Times New Roman" w:hAnsi="Times New Roman" w:eastAsia="宋体"/>
          <w:i w:val="0"/>
          <w:sz w:val="21"/>
        </w:rPr>
        <w:t>不</w:t>
      </w:r>
      <w:del w:id="115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同方式组织作图证据，却都可</w:delText>
        </w:r>
      </w:del>
      <w:r>
        <w:rPr>
          <w:rFonts w:ascii="Times New Roman" w:hAnsi="Times New Roman" w:eastAsia="宋体"/>
          <w:i w:val="0"/>
          <w:sz w:val="21"/>
        </w:rPr>
        <w:t>能</w:t>
      </w:r>
      <w:del w:id="115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在“可见证据—几何关系—</w:delText>
        </w:r>
      </w:del>
      <w:ins w:id="115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把</w:t>
        </w:r>
      </w:ins>
      <w:r>
        <w:rPr>
          <w:rFonts w:ascii="Times New Roman" w:hAnsi="Times New Roman" w:eastAsia="宋体"/>
          <w:i w:val="0"/>
          <w:sz w:val="21"/>
        </w:rPr>
        <w:t>评分</w:t>
      </w:r>
      <w:del w:id="115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规则”的转换中失误。</w:delText>
        </w:r>
      </w:del>
      <w:ins w:id="115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分歧确定归因于</w:t>
        </w:r>
      </w:ins>
      <w:r>
        <w:rPr>
          <w:rFonts w:ascii="Times New Roman" w:hAnsi="Times New Roman" w:eastAsia="宋体"/>
          <w:i w:val="0"/>
          <w:sz w:val="21"/>
        </w:rPr>
        <w:t>整卷</w:t>
      </w:r>
      <w:del w:id="115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模式保留完</w:delText>
        </w:r>
      </w:del>
      <w:ins w:id="115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页面、裁切缩放或多名学生拼接。结合表 5 中</w:t>
        </w:r>
      </w:ins>
      <w:r>
        <w:rPr>
          <w:rFonts w:ascii="Times New Roman" w:hAnsi="Times New Roman" w:eastAsia="宋体"/>
          <w:i w:val="0"/>
          <w:sz w:val="21"/>
        </w:rPr>
        <w:t>整</w:t>
      </w:r>
      <w:del w:id="115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作图区域，模型容易受整体完成度影响，将“图形看起来完整”、“点位大致接近”替代对轴对称、垂直平分</w:delText>
        </w:r>
      </w:del>
      <w:ins w:id="116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卷</w:t>
        </w:r>
      </w:ins>
      <w:r>
        <w:rPr>
          <w:rFonts w:ascii="Times New Roman" w:hAnsi="Times New Roman" w:eastAsia="宋体"/>
          <w:i w:val="0"/>
          <w:sz w:val="21"/>
        </w:rPr>
        <w:t>和</w:t>
      </w:r>
      <w:del w:id="116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交点位置的逐项核验，从而偏宽；</w:delText>
        </w:r>
      </w:del>
      <w:r>
        <w:rPr>
          <w:rFonts w:ascii="Times New Roman" w:hAnsi="Times New Roman" w:eastAsia="宋体"/>
          <w:i w:val="0"/>
          <w:sz w:val="21"/>
        </w:rPr>
        <w:t>混合</w:t>
      </w:r>
      <w:del w:id="116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模式将作答区域裁切拼接，局部证据更集中，但缩放与多生并列可能使浅色垂线、点名或辅助线的归属不稳定，从而漏判有效证据或混淆作废痕迹。两种机制可分别造成偏宽与偏严，也解释了两</w:delText>
        </w:r>
      </w:del>
      <w:r>
        <w:rPr>
          <w:rFonts w:ascii="Times New Roman" w:hAnsi="Times New Roman" w:eastAsia="宋体"/>
          <w:i w:val="0"/>
          <w:sz w:val="21"/>
        </w:rPr>
        <w:t>模式在 Q10 上</w:t>
      </w:r>
      <w:ins w:id="116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分别为 24.4% 和 24.1% </w:t>
        </w:r>
      </w:ins>
      <w:r>
        <w:rPr>
          <w:rFonts w:ascii="Times New Roman" w:hAnsi="Times New Roman" w:eastAsia="宋体"/>
          <w:i w:val="0"/>
          <w:sz w:val="21"/>
        </w:rPr>
        <w:t>的</w:t>
      </w:r>
      <w:del w:id="116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个体误差并不完全</w:delText>
        </w:r>
      </w:del>
      <w:r>
        <w:rPr>
          <w:rFonts w:ascii="Times New Roman" w:hAnsi="Times New Roman" w:eastAsia="宋体"/>
          <w:i w:val="0"/>
          <w:sz w:val="21"/>
        </w:rPr>
        <w:t>相</w:t>
      </w:r>
      <w:del w:id="116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同，但标准化</w:delText>
        </w:r>
      </w:del>
      <w:ins w:id="116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对</w:t>
        </w:r>
      </w:ins>
      <w:r>
        <w:rPr>
          <w:rFonts w:ascii="Times New Roman" w:hAnsi="Times New Roman" w:eastAsia="宋体"/>
          <w:i w:val="0"/>
          <w:sz w:val="21"/>
        </w:rPr>
        <w:t xml:space="preserve"> MAE</w:t>
      </w:r>
      <w:del w:id="116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 xml:space="preserve"> 均维持高位。作图题的关键并非模型“是否看见线条”</w:delText>
        </w:r>
      </w:del>
      <w:r>
        <w:rPr>
          <w:rFonts w:ascii="Times New Roman" w:hAnsi="Times New Roman" w:eastAsia="宋体"/>
          <w:i w:val="0"/>
          <w:sz w:val="21"/>
        </w:rPr>
        <w:t>，</w:t>
      </w:r>
      <w:del w:id="116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而是</w:delText>
        </w:r>
      </w:del>
      <w:ins w:id="116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这两个案例只</w:t>
        </w:r>
      </w:ins>
      <w:r>
        <w:rPr>
          <w:rFonts w:ascii="Times New Roman" w:hAnsi="Times New Roman" w:eastAsia="宋体"/>
          <w:i w:val="0"/>
          <w:sz w:val="21"/>
        </w:rPr>
        <w:t>能</w:t>
      </w:r>
      <w:del w:id="117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否将像素层面的</w:delText>
        </w:r>
      </w:del>
      <w:ins w:id="117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说明：识别到</w:t>
        </w:r>
      </w:ins>
      <w:r>
        <w:rPr>
          <w:rFonts w:ascii="Times New Roman" w:hAnsi="Times New Roman" w:eastAsia="宋体"/>
          <w:i w:val="0"/>
          <w:sz w:val="21"/>
        </w:rPr>
        <w:t>点线痕迹</w:t>
      </w:r>
      <w:del w:id="117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转化为可核验的</w:delText>
        </w:r>
      </w:del>
      <w:ins w:id="117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与正确确认点线归属、交点位置及</w:t>
        </w:r>
      </w:ins>
      <w:r>
        <w:rPr>
          <w:rFonts w:ascii="Times New Roman" w:hAnsi="Times New Roman" w:eastAsia="宋体"/>
          <w:i w:val="0"/>
          <w:sz w:val="21"/>
        </w:rPr>
        <w:t>几何</w:t>
      </w:r>
      <w:del w:id="117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命题，</w:delText>
        </w:r>
      </w:del>
      <w:ins w:id="117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关系</w:t>
        </w:r>
      </w:ins>
      <w:r>
        <w:rPr>
          <w:rFonts w:ascii="Times New Roman" w:hAnsi="Times New Roman" w:eastAsia="宋体"/>
          <w:i w:val="0"/>
          <w:sz w:val="21"/>
        </w:rPr>
        <w:t>并</w:t>
      </w:r>
      <w:del w:id="117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按</w:delText>
        </w:r>
      </w:del>
      <w:ins w:id="117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不是同一个</w:t>
        </w:r>
      </w:ins>
      <w:r>
        <w:rPr>
          <w:rFonts w:ascii="Times New Roman" w:hAnsi="Times New Roman" w:eastAsia="宋体"/>
          <w:i w:val="0"/>
          <w:sz w:val="21"/>
        </w:rPr>
        <w:t>评分</w:t>
      </w:r>
      <w:del w:id="117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细则逐项裁决</w:delText>
        </w:r>
      </w:del>
      <w:ins w:id="117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步骤；案例本身不能证明某一种输入方式必然造成偏宽或偏严</w:t>
        </w:r>
      </w:ins>
      <w:r>
        <w:rPr>
          <w:rFonts w:ascii="Times New Roman" w:hAnsi="Times New Roman" w:eastAsia="宋体"/>
          <w:i w:val="0"/>
          <w:sz w:val="21"/>
        </w:rPr>
        <w:t>。</w:t>
      </w:r>
    </w:p>
    <w:p w14:paraId="4B74D955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8"/>
        </w:rPr>
        <w:t>五、讨论</w:t>
      </w:r>
    </w:p>
    <w:p w14:paraId="7EF38AF6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（一）总分</w:t>
      </w:r>
      <w:del w:id="1180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一致性的表象：</w:delText>
        </w:r>
      </w:del>
      <w:ins w:id="1181" w:author="Codex逐句修订" w:date="2026-07-30T13:19:01+00:00">
        <w:r>
          <w:rPr>
            <w:rFonts w:ascii="Times New Roman" w:hAnsi="Times New Roman" w:eastAsia="黑体"/>
            <w:b/>
            <w:sz w:val="24"/>
          </w:rPr>
          <w:t>结果需要结合</w:t>
        </w:r>
      </w:ins>
      <w:r>
        <w:rPr>
          <w:rFonts w:ascii="Times New Roman" w:hAnsi="Times New Roman" w:eastAsia="黑体"/>
          <w:b/>
          <w:sz w:val="24"/>
        </w:rPr>
        <w:t>题型偏差</w:t>
      </w:r>
      <w:del w:id="1182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的累积与抵消</w:delText>
        </w:r>
      </w:del>
      <w:ins w:id="1183" w:author="Codex逐句修订" w:date="2026-07-30T13:19:01+00:00">
        <w:r>
          <w:rPr>
            <w:rFonts w:ascii="Times New Roman" w:hAnsi="Times New Roman" w:eastAsia="黑体"/>
            <w:b/>
            <w:sz w:val="24"/>
          </w:rPr>
          <w:t>解读</w:t>
        </w:r>
      </w:ins>
    </w:p>
    <w:p w14:paraId="6B960E8F">
      <w:pPr>
        <w:keepLines w:val="0"/>
        <w:spacing w:before="0" w:after="60" w:line="300" w:lineRule="auto"/>
        <w:ind w:firstLine="420"/>
      </w:pPr>
      <w:ins w:id="118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表 4 和表 5 显示，</w:t>
        </w:r>
      </w:ins>
      <w:r>
        <w:rPr>
          <w:rFonts w:ascii="Times New Roman" w:hAnsi="Times New Roman" w:eastAsia="宋体"/>
          <w:i w:val="0"/>
          <w:sz w:val="21"/>
        </w:rPr>
        <w:t>整卷模式各题型</w:t>
      </w:r>
      <w:ins w:id="118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</w:t>
        </w:r>
      </w:ins>
      <w:r>
        <w:rPr>
          <w:rFonts w:ascii="Times New Roman" w:hAnsi="Times New Roman" w:eastAsia="宋体"/>
          <w:i w:val="0"/>
          <w:sz w:val="21"/>
        </w:rPr>
        <w:t xml:space="preserve"> Bias 相加为 -0.45+0.88+2.35-0.92+0.81=+2.67，其中 Q10 的 +2.35 约占总 Bias 的 88%，</w:t>
      </w:r>
      <w:del w:id="118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说明</w:delText>
        </w:r>
      </w:del>
      <w:r>
        <w:rPr>
          <w:rFonts w:ascii="Times New Roman" w:hAnsi="Times New Roman" w:eastAsia="宋体"/>
          <w:i w:val="0"/>
          <w:sz w:val="21"/>
        </w:rPr>
        <w:t>整卷总分偏高主要由</w:t>
      </w:r>
      <w:ins w:id="118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这道</w:t>
        </w:r>
      </w:ins>
      <w:r>
        <w:rPr>
          <w:rFonts w:ascii="Times New Roman" w:hAnsi="Times New Roman" w:eastAsia="宋体"/>
          <w:i w:val="0"/>
          <w:sz w:val="21"/>
        </w:rPr>
        <w:t>作图题</w:t>
      </w:r>
      <w:del w:id="118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集中驱动</w:delText>
        </w:r>
      </w:del>
      <w:ins w:id="118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造成</w:t>
        </w:r>
      </w:ins>
      <w:r>
        <w:rPr>
          <w:rFonts w:ascii="Times New Roman" w:hAnsi="Times New Roman" w:eastAsia="宋体"/>
          <w:i w:val="0"/>
          <w:sz w:val="21"/>
        </w:rPr>
        <w:t>。混合模式中，选择</w:t>
      </w:r>
      <w:ins w:id="119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题</w:t>
        </w:r>
      </w:ins>
      <w:r>
        <w:rPr>
          <w:rFonts w:ascii="Times New Roman" w:hAnsi="Times New Roman" w:eastAsia="宋体"/>
          <w:i w:val="0"/>
          <w:sz w:val="21"/>
        </w:rPr>
        <w:t>、填空</w:t>
      </w:r>
      <w:del w:id="119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与</w:delText>
        </w:r>
      </w:del>
      <w:ins w:id="119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题和</w:t>
        </w:r>
      </w:ins>
      <w:r>
        <w:rPr>
          <w:rFonts w:ascii="Times New Roman" w:hAnsi="Times New Roman" w:eastAsia="宋体"/>
          <w:i w:val="0"/>
          <w:sz w:val="21"/>
        </w:rPr>
        <w:t xml:space="preserve"> Q11 的负向 Bias 合计为 -4.93，Q10 </w:t>
      </w:r>
      <w:del w:id="119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与</w:delText>
        </w:r>
      </w:del>
      <w:ins w:id="119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 xml:space="preserve"> Q12 的正向 Bias 合计为 +3.45，</w:t>
      </w:r>
      <w:del w:id="119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正负</w:delText>
        </w:r>
      </w:del>
      <w:r>
        <w:rPr>
          <w:rFonts w:ascii="Times New Roman" w:hAnsi="Times New Roman" w:eastAsia="宋体"/>
          <w:i w:val="0"/>
          <w:sz w:val="21"/>
        </w:rPr>
        <w:t xml:space="preserve">抵消后总 Bias </w:t>
      </w:r>
      <w:del w:id="119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仅</w:delText>
        </w:r>
      </w:del>
      <w:r>
        <w:rPr>
          <w:rFonts w:ascii="Times New Roman" w:hAnsi="Times New Roman" w:eastAsia="宋体"/>
          <w:i w:val="0"/>
          <w:sz w:val="21"/>
        </w:rPr>
        <w:t>为 -1.48</w:t>
      </w:r>
      <w:ins w:id="119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。因而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119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且</w:delText>
        </w:r>
      </w:del>
      <w:ins w:id="119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混合模式</w:t>
        </w:r>
      </w:ins>
      <w:r>
        <w:rPr>
          <w:rFonts w:ascii="Times New Roman" w:hAnsi="Times New Roman" w:eastAsia="宋体"/>
          <w:i w:val="0"/>
          <w:sz w:val="21"/>
        </w:rPr>
        <w:t>总分</w:t>
      </w:r>
      <w:del w:id="120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检验</w:delText>
        </w:r>
      </w:del>
      <w:ins w:id="120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差异</w:t>
        </w:r>
      </w:ins>
      <w:r>
        <w:rPr>
          <w:rFonts w:ascii="Times New Roman" w:hAnsi="Times New Roman" w:eastAsia="宋体"/>
          <w:i w:val="0"/>
          <w:sz w:val="21"/>
        </w:rPr>
        <w:t>不显著</w:t>
      </w:r>
      <w:del w:id="120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。由此可见</w:delText>
        </w:r>
      </w:del>
      <w:r>
        <w:rPr>
          <w:rFonts w:ascii="Times New Roman" w:hAnsi="Times New Roman" w:eastAsia="宋体"/>
          <w:i w:val="0"/>
          <w:sz w:val="21"/>
        </w:rPr>
        <w:t>，</w:t>
      </w:r>
      <w:del w:id="120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总分层面的“无显著差异”可能是一种统计</w:delText>
        </w:r>
      </w:del>
      <w:ins w:id="120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并不</w:t>
        </w:r>
      </w:ins>
      <w:r>
        <w:rPr>
          <w:rFonts w:ascii="Times New Roman" w:hAnsi="Times New Roman" w:eastAsia="宋体"/>
          <w:i w:val="0"/>
          <w:sz w:val="21"/>
        </w:rPr>
        <w:t>表</w:t>
      </w:r>
      <w:del w:id="120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象：它既可能来自</w:delText>
        </w:r>
      </w:del>
      <w:ins w:id="120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示</w:t>
        </w:r>
      </w:ins>
      <w:r>
        <w:rPr>
          <w:rFonts w:ascii="Times New Roman" w:hAnsi="Times New Roman" w:eastAsia="宋体"/>
          <w:i w:val="0"/>
          <w:sz w:val="21"/>
        </w:rPr>
        <w:t>各题型</w:t>
      </w:r>
      <w:del w:id="120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均衡对齐</w:delText>
        </w:r>
      </w:del>
      <w:ins w:id="120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都与教师评分接近。本次结果说明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120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也可能来自不同题型偏松与偏严的相互抵消。评价 AI 阅卷时，必须同时考察</w:delText>
        </w:r>
      </w:del>
      <w:r>
        <w:rPr>
          <w:rFonts w:ascii="Times New Roman" w:hAnsi="Times New Roman" w:eastAsia="宋体"/>
          <w:i w:val="0"/>
          <w:sz w:val="21"/>
        </w:rPr>
        <w:t>总分指标</w:t>
      </w:r>
      <w:del w:id="121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、</w:delText>
        </w:r>
      </w:del>
      <w:ins w:id="121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需要与</w:t>
        </w:r>
      </w:ins>
      <w:r>
        <w:rPr>
          <w:rFonts w:ascii="Times New Roman" w:hAnsi="Times New Roman" w:eastAsia="宋体"/>
          <w:i w:val="0"/>
          <w:sz w:val="21"/>
        </w:rPr>
        <w:t xml:space="preserve">题型 Bias </w:t>
      </w:r>
      <w:del w:id="121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分解</w:delText>
        </w:r>
      </w:del>
      <w:r>
        <w:rPr>
          <w:rFonts w:ascii="Times New Roman" w:hAnsi="Times New Roman" w:eastAsia="宋体"/>
          <w:i w:val="0"/>
          <w:sz w:val="21"/>
        </w:rPr>
        <w:t>和具体作答</w:t>
      </w:r>
      <w:del w:id="121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证据</w:delText>
        </w:r>
      </w:del>
      <w:ins w:id="121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记录一并查看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121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不能以单一相关系</w:delText>
        </w:r>
      </w:del>
      <w:ins w:id="121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尤其要核查是否有少</w:t>
        </w:r>
      </w:ins>
      <w:r>
        <w:rPr>
          <w:rFonts w:ascii="Times New Roman" w:hAnsi="Times New Roman" w:eastAsia="宋体"/>
          <w:i w:val="0"/>
          <w:sz w:val="21"/>
        </w:rPr>
        <w:t>数</w:t>
      </w:r>
      <w:ins w:id="121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题目集中拉高</w:t>
        </w:r>
      </w:ins>
      <w:r>
        <w:rPr>
          <w:rFonts w:ascii="Times New Roman" w:hAnsi="Times New Roman" w:eastAsia="宋体"/>
          <w:i w:val="0"/>
          <w:sz w:val="21"/>
        </w:rPr>
        <w:t>或</w:t>
      </w:r>
      <w:ins w:id="121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拉低</w:t>
        </w:r>
      </w:ins>
      <w:r>
        <w:rPr>
          <w:rFonts w:ascii="Times New Roman" w:hAnsi="Times New Roman" w:eastAsia="宋体"/>
          <w:i w:val="0"/>
          <w:sz w:val="21"/>
        </w:rPr>
        <w:t>总分</w:t>
      </w:r>
      <w:del w:id="121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显著性替代题型层面的效度判断</w:delText>
        </w:r>
      </w:del>
      <w:r>
        <w:rPr>
          <w:rFonts w:ascii="Times New Roman" w:hAnsi="Times New Roman" w:eastAsia="宋体"/>
          <w:i w:val="0"/>
          <w:sz w:val="21"/>
        </w:rPr>
        <w:t>。</w:t>
      </w:r>
    </w:p>
    <w:p w14:paraId="687C68A9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（二）</w:t>
      </w:r>
      <w:ins w:id="1220" w:author="Codex逐句修订" w:date="2026-07-30T13:19:01+00:00">
        <w:r>
          <w:rPr>
            <w:rFonts w:ascii="Times New Roman" w:hAnsi="Times New Roman" w:eastAsia="黑体"/>
            <w:b/>
            <w:sz w:val="24"/>
          </w:rPr>
          <w:t>两种</w:t>
        </w:r>
      </w:ins>
      <w:r>
        <w:rPr>
          <w:rFonts w:ascii="Times New Roman" w:hAnsi="Times New Roman" w:eastAsia="黑体"/>
          <w:b/>
          <w:sz w:val="24"/>
        </w:rPr>
        <w:t>输入</w:t>
      </w:r>
      <w:del w:id="1221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模式改变的是数学作答证据的组织</w:delText>
        </w:r>
      </w:del>
      <w:r>
        <w:rPr>
          <w:rFonts w:ascii="Times New Roman" w:hAnsi="Times New Roman" w:eastAsia="黑体"/>
          <w:b/>
          <w:sz w:val="24"/>
        </w:rPr>
        <w:t>方式</w:t>
      </w:r>
      <w:ins w:id="1222" w:author="Codex逐句修订" w:date="2026-07-30T13:19:01+00:00">
        <w:r>
          <w:rPr>
            <w:rFonts w:ascii="Times New Roman" w:hAnsi="Times New Roman" w:eastAsia="黑体"/>
            <w:b/>
            <w:sz w:val="24"/>
          </w:rPr>
          <w:t>在本次试卷中的表现差异</w:t>
        </w:r>
      </w:ins>
    </w:p>
    <w:p w14:paraId="59D098AC">
      <w:pPr>
        <w:keepLines w:val="0"/>
        <w:spacing w:before="0" w:after="60" w:line="300" w:lineRule="auto"/>
        <w:ind w:firstLine="420"/>
      </w:pPr>
      <w:ins w:id="122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表 5 中，Q12 的</w:t>
        </w:r>
      </w:ins>
      <w:r>
        <w:rPr>
          <w:rFonts w:ascii="Times New Roman" w:hAnsi="Times New Roman" w:eastAsia="宋体"/>
          <w:i w:val="0"/>
          <w:sz w:val="21"/>
        </w:rPr>
        <w:t>整卷</w:t>
      </w:r>
      <w:del w:id="122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模式与</w:delText>
        </w:r>
      </w:del>
      <w:ins w:id="122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 MAE 为 0.81，低于</w:t>
        </w:r>
      </w:ins>
      <w:r>
        <w:rPr>
          <w:rFonts w:ascii="Times New Roman" w:hAnsi="Times New Roman" w:eastAsia="宋体"/>
          <w:i w:val="0"/>
          <w:sz w:val="21"/>
        </w:rPr>
        <w:t>混合模式的</w:t>
      </w:r>
      <w:del w:id="122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差别并不是“上下文越多越好”或“上下文越少越好”</w:delText>
        </w:r>
      </w:del>
      <w:ins w:id="122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 1.97；Q11 的结果相反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122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而是数学作答证据被组织成不同</w:delText>
        </w:r>
      </w:del>
      <w:ins w:id="122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混合模式</w:t>
        </w:r>
      </w:ins>
      <w:r>
        <w:rPr>
          <w:rFonts w:ascii="Times New Roman" w:hAnsi="Times New Roman" w:eastAsia="宋体"/>
          <w:i w:val="0"/>
          <w:sz w:val="21"/>
        </w:rPr>
        <w:t>的</w:t>
      </w:r>
      <w:del w:id="123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输入单元。</w:delText>
        </w:r>
      </w:del>
      <w:ins w:id="123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 MAE 为 0.60，低于</w:t>
        </w:r>
      </w:ins>
      <w:r>
        <w:rPr>
          <w:rFonts w:ascii="Times New Roman" w:hAnsi="Times New Roman" w:eastAsia="宋体"/>
          <w:i w:val="0"/>
          <w:sz w:val="21"/>
        </w:rPr>
        <w:t>整卷模式</w:t>
      </w:r>
      <w:del w:id="123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形成单生完整证据包，保留原始空间布局、跨区域作答和步骤连续性，学生与答案</w:delText>
        </w:r>
      </w:del>
      <w:r>
        <w:rPr>
          <w:rFonts w:ascii="Times New Roman" w:hAnsi="Times New Roman" w:eastAsia="宋体"/>
          <w:i w:val="0"/>
          <w:sz w:val="21"/>
        </w:rPr>
        <w:t>的</w:t>
      </w:r>
      <w:del w:id="123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归属关系稳定，但也</w:delText>
        </w:r>
      </w:del>
      <w:ins w:id="123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 1.00。一个</w:t>
        </w:r>
      </w:ins>
      <w:r>
        <w:rPr>
          <w:rFonts w:ascii="Times New Roman" w:hAnsi="Times New Roman" w:eastAsia="宋体"/>
          <w:i w:val="0"/>
          <w:sz w:val="21"/>
        </w:rPr>
        <w:t>可能</w:t>
      </w:r>
      <w:del w:id="123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产生跨题干扰和局部证据漏看；混合模式形成同题多生局部证据包</w:delText>
        </w:r>
      </w:del>
      <w:ins w:id="123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的解释是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123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 xml:space="preserve">评分量规统一、局部范围集中且批量处理成本较低，但多生拼接会引入缩放、跨样本注意力竞争和结果映射负担。本次 </w:delText>
        </w:r>
      </w:del>
      <w:r>
        <w:rPr>
          <w:rFonts w:ascii="Times New Roman" w:hAnsi="Times New Roman" w:eastAsia="宋体"/>
          <w:i w:val="0"/>
          <w:sz w:val="21"/>
        </w:rPr>
        <w:t xml:space="preserve">Q12 </w:t>
      </w:r>
      <w:del w:id="123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中</w:delText>
        </w:r>
      </w:del>
      <w:ins w:id="123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的证明需要连续查看同一名学生调用条件和推出结论的过程，</w:t>
        </w:r>
      </w:ins>
      <w:r>
        <w:rPr>
          <w:rFonts w:ascii="Times New Roman" w:hAnsi="Times New Roman" w:eastAsia="宋体"/>
          <w:i w:val="0"/>
          <w:sz w:val="21"/>
        </w:rPr>
        <w:t>整卷</w:t>
      </w:r>
      <w:del w:id="124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误差较低，可能与单生证明证据连续呈现和作答归属稳定有关</w:delText>
        </w:r>
      </w:del>
      <w:ins w:id="124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输入保留了完整页面</w:t>
        </w:r>
      </w:ins>
      <w:r>
        <w:rPr>
          <w:rFonts w:ascii="Times New Roman" w:hAnsi="Times New Roman" w:eastAsia="宋体"/>
          <w:i w:val="0"/>
          <w:sz w:val="21"/>
        </w:rPr>
        <w:t>；</w:t>
      </w:r>
      <w:del w:id="124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 xml:space="preserve">本次 </w:delText>
        </w:r>
      </w:del>
      <w:r>
        <w:rPr>
          <w:rFonts w:ascii="Times New Roman" w:hAnsi="Times New Roman" w:eastAsia="宋体"/>
          <w:i w:val="0"/>
          <w:sz w:val="21"/>
        </w:rPr>
        <w:t xml:space="preserve">Q11 </w:t>
      </w:r>
      <w:del w:id="124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中混合误差较低，则可能与局部证据集中、</w:delText>
        </w:r>
      </w:del>
      <w:ins w:id="124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</w:t>
        </w:r>
      </w:ins>
      <w:r>
        <w:rPr>
          <w:rFonts w:ascii="Times New Roman" w:hAnsi="Times New Roman" w:eastAsia="宋体"/>
          <w:i w:val="0"/>
          <w:sz w:val="21"/>
        </w:rPr>
        <w:t>关键步骤较短</w:t>
      </w:r>
      <w:ins w:id="124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，裁切后集中呈现可能更便于核对。填空题 Q6—Q9 中，整卷 MAE 为 1.29，混合模式为 3.96，也说明缩小作答区域并不必然降低误差。由于本研究没</w:t>
        </w:r>
      </w:ins>
      <w:r>
        <w:rPr>
          <w:rFonts w:ascii="Times New Roman" w:hAnsi="Times New Roman" w:eastAsia="宋体"/>
          <w:i w:val="0"/>
          <w:sz w:val="21"/>
        </w:rPr>
        <w:t>有</w:t>
      </w:r>
      <w:del w:id="124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关。上述机制属于由结果支持的竞争性解释，仍需通过分别</w:delText>
        </w:r>
      </w:del>
      <w:ins w:id="124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单独</w:t>
        </w:r>
      </w:ins>
      <w:r>
        <w:rPr>
          <w:rFonts w:ascii="Times New Roman" w:hAnsi="Times New Roman" w:eastAsia="宋体"/>
          <w:i w:val="0"/>
          <w:sz w:val="21"/>
        </w:rPr>
        <w:t>操控裁切范围、</w:t>
      </w:r>
      <w:del w:id="124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拼图</w:delText>
        </w:r>
      </w:del>
      <w:ins w:id="124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每批</w:t>
        </w:r>
      </w:ins>
      <w:r>
        <w:rPr>
          <w:rFonts w:ascii="Times New Roman" w:hAnsi="Times New Roman" w:eastAsia="宋体"/>
          <w:i w:val="0"/>
          <w:sz w:val="21"/>
        </w:rPr>
        <w:t>人数和上下文长度</w:t>
      </w:r>
      <w:del w:id="125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加以</w:delText>
        </w:r>
      </w:del>
      <w:ins w:id="125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，这些事后解释尚不能证明某种输入方式对某类题型具有固定优势，只能作为下一轮对照研究需要检</w:t>
        </w:r>
      </w:ins>
      <w:r>
        <w:rPr>
          <w:rFonts w:ascii="Times New Roman" w:hAnsi="Times New Roman" w:eastAsia="宋体"/>
          <w:i w:val="0"/>
          <w:sz w:val="21"/>
        </w:rPr>
        <w:t>验</w:t>
      </w:r>
      <w:del w:id="125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证</w:delText>
        </w:r>
      </w:del>
      <w:ins w:id="125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的假设</w:t>
        </w:r>
      </w:ins>
      <w:r>
        <w:rPr>
          <w:rFonts w:ascii="Times New Roman" w:hAnsi="Times New Roman" w:eastAsia="宋体"/>
          <w:i w:val="0"/>
          <w:sz w:val="21"/>
        </w:rPr>
        <w:t>。</w:t>
      </w:r>
    </w:p>
    <w:p w14:paraId="34393516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（三）</w:t>
      </w:r>
      <w:del w:id="1254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从证据可见到关系可判：</w:delText>
        </w:r>
      </w:del>
      <w:r>
        <w:rPr>
          <w:rFonts w:ascii="Times New Roman" w:hAnsi="Times New Roman" w:eastAsia="黑体"/>
          <w:b/>
          <w:sz w:val="24"/>
        </w:rPr>
        <w:t xml:space="preserve">Q10 </w:t>
      </w:r>
      <w:del w:id="1255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揭示</w:delText>
        </w:r>
      </w:del>
      <w:ins w:id="1256" w:author="Codex逐句修订" w:date="2026-07-30T13:19:01+00:00">
        <w:r>
          <w:rPr>
            <w:rFonts w:ascii="Times New Roman" w:hAnsi="Times New Roman" w:eastAsia="黑体"/>
            <w:b/>
            <w:sz w:val="24"/>
          </w:rPr>
          <w:t>作图题</w:t>
        </w:r>
      </w:ins>
      <w:r>
        <w:rPr>
          <w:rFonts w:ascii="Times New Roman" w:hAnsi="Times New Roman" w:eastAsia="黑体"/>
          <w:b/>
          <w:sz w:val="24"/>
        </w:rPr>
        <w:t>的</w:t>
      </w:r>
      <w:del w:id="1257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数学评价边界</w:delText>
        </w:r>
      </w:del>
      <w:ins w:id="1258" w:author="Codex逐句修订" w:date="2026-07-30T13:19:01+00:00">
        <w:r>
          <w:rPr>
            <w:rFonts w:ascii="Times New Roman" w:hAnsi="Times New Roman" w:eastAsia="黑体"/>
            <w:b/>
            <w:sz w:val="24"/>
          </w:rPr>
          <w:t>误差来源与复核要求</w:t>
        </w:r>
      </w:ins>
    </w:p>
    <w:p w14:paraId="4BC1DF33">
      <w:pPr>
        <w:keepLines w:val="0"/>
        <w:spacing w:before="0" w:after="60" w:line="300" w:lineRule="auto"/>
        <w:ind w:firstLine="420"/>
      </w:pPr>
      <w:del w:id="125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两种模式在</w:delText>
        </w:r>
      </w:del>
      <w:ins w:id="126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表</w:t>
        </w:r>
      </w:ins>
      <w:r>
        <w:rPr>
          <w:rFonts w:ascii="Times New Roman" w:hAnsi="Times New Roman" w:eastAsia="宋体"/>
          <w:i w:val="0"/>
          <w:sz w:val="21"/>
        </w:rPr>
        <w:t xml:space="preserve"> </w:t>
      </w:r>
      <w:ins w:id="126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5 中，</w:t>
        </w:r>
      </w:ins>
      <w:r>
        <w:rPr>
          <w:rFonts w:ascii="Times New Roman" w:hAnsi="Times New Roman" w:eastAsia="宋体"/>
          <w:i w:val="0"/>
          <w:sz w:val="21"/>
        </w:rPr>
        <w:t xml:space="preserve">Q10 </w:t>
      </w:r>
      <w:del w:id="126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 xml:space="preserve">上均出现约 24% </w:delText>
        </w:r>
      </w:del>
      <w:ins w:id="126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在整卷和混合模式下</w:t>
        </w:r>
      </w:ins>
      <w:r>
        <w:rPr>
          <w:rFonts w:ascii="Times New Roman" w:hAnsi="Times New Roman" w:eastAsia="宋体"/>
          <w:i w:val="0"/>
          <w:sz w:val="21"/>
        </w:rPr>
        <w:t>的标准化 MAE</w:t>
      </w:r>
      <w:ins w:id="126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 分别为 24.4% 和 24.1%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126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且</w:delText>
        </w:r>
      </w:del>
      <w:ins w:id="126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明显高于本试卷其他题型；</w:t>
        </w:r>
      </w:ins>
      <w:r>
        <w:rPr>
          <w:rFonts w:ascii="Times New Roman" w:hAnsi="Times New Roman" w:eastAsia="宋体"/>
          <w:i w:val="0"/>
          <w:sz w:val="21"/>
        </w:rPr>
        <w:t>排除 Q10 后</w:t>
      </w:r>
      <w:ins w:id="126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</w:t>
        </w:r>
      </w:ins>
      <w:r>
        <w:rPr>
          <w:rFonts w:ascii="Times New Roman" w:hAnsi="Times New Roman" w:eastAsia="宋体"/>
          <w:i w:val="0"/>
          <w:sz w:val="21"/>
        </w:rPr>
        <w:t>整卷</w:t>
      </w:r>
      <w:del w:id="126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系统偏差基本消失</w:delText>
        </w:r>
      </w:del>
      <w:ins w:id="126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模式的 Bias 又由 +2.67 降至 +0.32。图 4 中可以看到点线重叠、浅色线条和文字标注等复核难点，但现有材料不能确定模型在每个案例中具体遗漏了什么</w:t>
        </w:r>
      </w:ins>
      <w:r>
        <w:rPr>
          <w:rFonts w:ascii="Times New Roman" w:hAnsi="Times New Roman" w:eastAsia="宋体"/>
          <w:i w:val="0"/>
          <w:sz w:val="21"/>
        </w:rPr>
        <w:t>。两种模式</w:t>
      </w:r>
      <w:del w:id="127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均</w:delText>
        </w:r>
      </w:del>
      <w:r>
        <w:rPr>
          <w:rFonts w:ascii="Times New Roman" w:hAnsi="Times New Roman" w:eastAsia="宋体"/>
          <w:i w:val="0"/>
          <w:sz w:val="21"/>
        </w:rPr>
        <w:t>使用</w:t>
      </w:r>
      <w:ins w:id="127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同一次</w:t>
        </w:r>
      </w:ins>
      <w:r>
        <w:rPr>
          <w:rFonts w:ascii="Times New Roman" w:hAnsi="Times New Roman" w:eastAsia="宋体"/>
          <w:i w:val="0"/>
          <w:sz w:val="21"/>
        </w:rPr>
        <w:t xml:space="preserve"> 300 dpi </w:t>
      </w:r>
      <w:del w:id="127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精度</w:delText>
        </w:r>
      </w:del>
      <w:r>
        <w:rPr>
          <w:rFonts w:ascii="Times New Roman" w:hAnsi="Times New Roman" w:eastAsia="宋体"/>
          <w:i w:val="0"/>
          <w:sz w:val="21"/>
        </w:rPr>
        <w:t>扫描，</w:t>
      </w:r>
      <w:del w:id="127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因此</w:delText>
        </w:r>
      </w:del>
      <w:ins w:id="127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且均未启用图像增强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127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高误差</w:delText>
        </w:r>
      </w:del>
      <w:ins w:id="127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这使扫描来源和名义分辨率保持一致，但</w:t>
        </w:r>
      </w:ins>
      <w:r>
        <w:rPr>
          <w:rFonts w:ascii="Times New Roman" w:hAnsi="Times New Roman" w:eastAsia="宋体"/>
          <w:i w:val="0"/>
          <w:sz w:val="21"/>
        </w:rPr>
        <w:t>不能</w:t>
      </w:r>
      <w:del w:id="127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主要归因于</w:delText>
        </w:r>
      </w:del>
      <w:ins w:id="127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据此排除</w:t>
        </w:r>
      </w:ins>
      <w:r>
        <w:rPr>
          <w:rFonts w:ascii="Times New Roman" w:hAnsi="Times New Roman" w:eastAsia="宋体"/>
          <w:i w:val="0"/>
          <w:sz w:val="21"/>
        </w:rPr>
        <w:t>图像</w:t>
      </w:r>
      <w:del w:id="127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质量</w:delText>
        </w:r>
      </w:del>
      <w:ins w:id="128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因素；手写深浅、线条重叠、裁切和缩放仍可能影响作答内容是否清楚</w:t>
        </w:r>
      </w:ins>
      <w:r>
        <w:rPr>
          <w:rFonts w:ascii="Times New Roman" w:hAnsi="Times New Roman" w:eastAsia="宋体"/>
          <w:i w:val="0"/>
          <w:sz w:val="21"/>
        </w:rPr>
        <w:t>。</w:t>
      </w:r>
      <w:del w:id="128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作图</w:delText>
        </w:r>
      </w:del>
      <w:ins w:id="128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对 Q10 这类题，教师仍需按</w:t>
        </w:r>
      </w:ins>
      <w:r>
        <w:rPr>
          <w:rFonts w:ascii="Times New Roman" w:hAnsi="Times New Roman" w:eastAsia="宋体"/>
          <w:i w:val="0"/>
          <w:sz w:val="21"/>
        </w:rPr>
        <w:t>评分</w:t>
      </w:r>
      <w:del w:id="128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至少包含“识别</w:delText>
        </w:r>
      </w:del>
      <w:ins w:id="128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细则逐项核对</w:t>
        </w:r>
      </w:ins>
      <w:r>
        <w:rPr>
          <w:rFonts w:ascii="Times New Roman" w:hAnsi="Times New Roman" w:eastAsia="宋体"/>
          <w:i w:val="0"/>
          <w:sz w:val="21"/>
        </w:rPr>
        <w:t>点线</w:t>
      </w:r>
      <w:del w:id="128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—确认作答归属—判断</w:delText>
        </w:r>
      </w:del>
      <w:r>
        <w:rPr>
          <w:rFonts w:ascii="Times New Roman" w:hAnsi="Times New Roman" w:eastAsia="宋体"/>
          <w:i w:val="0"/>
          <w:sz w:val="21"/>
        </w:rPr>
        <w:t>位置</w:t>
      </w:r>
      <w:ins w:id="128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和几何</w:t>
        </w:r>
      </w:ins>
      <w:r>
        <w:rPr>
          <w:rFonts w:ascii="Times New Roman" w:hAnsi="Times New Roman" w:eastAsia="宋体"/>
          <w:i w:val="0"/>
          <w:sz w:val="21"/>
        </w:rPr>
        <w:t>关系</w:t>
      </w:r>
      <w:del w:id="128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—验证几何约束—依据量规赋分”五个环节；当前通用多模态模型在识别可见痕迹方面已有一定能力，但容易在后续环节用视觉上的“接近”、“完整感”替代数学上的严格成立</w:delText>
        </w:r>
      </w:del>
      <w:r>
        <w:rPr>
          <w:rFonts w:ascii="Times New Roman" w:hAnsi="Times New Roman" w:eastAsia="宋体"/>
          <w:i w:val="0"/>
          <w:sz w:val="21"/>
        </w:rPr>
        <w:t>。</w:t>
      </w:r>
      <w:del w:id="128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 xml:space="preserve">图像处理只能改善证据是否可见，不能完成从像素证据到几何命题的裁决，因此 </w:delText>
        </w:r>
      </w:del>
      <w:r>
        <w:rPr>
          <w:rFonts w:ascii="Times New Roman" w:hAnsi="Times New Roman" w:eastAsia="宋体"/>
          <w:i w:val="0"/>
          <w:sz w:val="21"/>
        </w:rPr>
        <w:t xml:space="preserve">AI </w:t>
      </w:r>
      <w:del w:id="128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在作</w:delText>
        </w:r>
      </w:del>
      <w:ins w:id="129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可以协助呈现原</w:t>
        </w:r>
      </w:ins>
      <w:r>
        <w:rPr>
          <w:rFonts w:ascii="Times New Roman" w:hAnsi="Times New Roman" w:eastAsia="宋体"/>
          <w:i w:val="0"/>
          <w:sz w:val="21"/>
        </w:rPr>
        <w:t>图</w:t>
      </w:r>
      <w:del w:id="129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题中更适合承担</w:delText>
        </w:r>
      </w:del>
      <w:ins w:id="129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、裁切</w:t>
        </w:r>
      </w:ins>
      <w:r>
        <w:rPr>
          <w:rFonts w:ascii="Times New Roman" w:hAnsi="Times New Roman" w:eastAsia="宋体"/>
          <w:i w:val="0"/>
          <w:sz w:val="21"/>
        </w:rPr>
        <w:t>图</w:t>
      </w:r>
      <w:del w:id="129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像整理、</w:delText>
        </w:r>
      </w:del>
      <w:ins w:id="129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>疑似</w:t>
      </w:r>
      <w:del w:id="129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位置提示和异常预警</w:delText>
        </w:r>
      </w:del>
      <w:ins w:id="129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痕迹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129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而</w:delText>
        </w:r>
      </w:del>
      <w:r>
        <w:rPr>
          <w:rFonts w:ascii="Times New Roman" w:hAnsi="Times New Roman" w:eastAsia="宋体"/>
          <w:i w:val="0"/>
          <w:sz w:val="21"/>
        </w:rPr>
        <w:t>不宜</w:t>
      </w:r>
      <w:del w:id="129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直接承担</w:delText>
        </w:r>
      </w:del>
      <w:ins w:id="129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单独决定</w:t>
        </w:r>
      </w:ins>
      <w:r>
        <w:rPr>
          <w:rFonts w:ascii="Times New Roman" w:hAnsi="Times New Roman" w:eastAsia="宋体"/>
          <w:i w:val="0"/>
          <w:sz w:val="21"/>
        </w:rPr>
        <w:t>最终</w:t>
      </w:r>
      <w:del w:id="130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赋</w:delText>
        </w:r>
      </w:del>
      <w:ins w:id="130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得</w:t>
        </w:r>
      </w:ins>
      <w:r>
        <w:rPr>
          <w:rFonts w:ascii="Times New Roman" w:hAnsi="Times New Roman" w:eastAsia="宋体"/>
          <w:i w:val="0"/>
          <w:sz w:val="21"/>
        </w:rPr>
        <w:t>分。</w:t>
      </w:r>
    </w:p>
    <w:p w14:paraId="4EE7B8DF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（四）</w:t>
      </w:r>
      <w:del w:id="1302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从模型置信</w:delText>
        </w:r>
      </w:del>
      <w:ins w:id="1303" w:author="Codex逐句修订" w:date="2026-07-30T13:19:01+00:00">
        <w:r>
          <w:rPr>
            <w:rFonts w:ascii="Times New Roman" w:hAnsi="Times New Roman" w:eastAsia="黑体"/>
            <w:b/>
            <w:sz w:val="24"/>
          </w:rPr>
          <w:t>系统复核标记的用途与限</w:t>
        </w:r>
      </w:ins>
      <w:r>
        <w:rPr>
          <w:rFonts w:ascii="Times New Roman" w:hAnsi="Times New Roman" w:eastAsia="黑体"/>
          <w:b/>
          <w:sz w:val="24"/>
        </w:rPr>
        <w:t>度</w:t>
      </w:r>
      <w:del w:id="1304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到两级评价责任配置</w:delText>
        </w:r>
      </w:del>
    </w:p>
    <w:p w14:paraId="2451E78C">
      <w:pPr>
        <w:keepLines w:val="0"/>
        <w:spacing w:before="0" w:after="60" w:line="300" w:lineRule="auto"/>
        <w:ind w:firstLine="420"/>
      </w:pPr>
      <w:del w:id="130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系统</w:delText>
        </w:r>
      </w:del>
      <w:ins w:id="130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表 6 显示，整卷模式在 1404 条日志中标记 18 条需</w:t>
        </w:r>
      </w:ins>
      <w:r>
        <w:rPr>
          <w:rFonts w:ascii="Times New Roman" w:hAnsi="Times New Roman" w:eastAsia="宋体"/>
          <w:i w:val="0"/>
          <w:sz w:val="21"/>
        </w:rPr>
        <w:t>复核</w:t>
      </w:r>
      <w:ins w:id="130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记录，</w:t>
        </w:r>
      </w:ins>
      <w:r>
        <w:rPr>
          <w:rFonts w:ascii="Times New Roman" w:hAnsi="Times New Roman" w:eastAsia="宋体"/>
          <w:i w:val="0"/>
          <w:sz w:val="21"/>
        </w:rPr>
        <w:t>标记</w:t>
      </w:r>
      <w:del w:id="130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数量很少</w:delText>
        </w:r>
      </w:del>
      <w:ins w:id="130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率为 1.28%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131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且与题型</w:delText>
        </w:r>
      </w:del>
      <w:ins w:id="131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复核后仅有 1 条下调；混合模式标记 11 条，标记率为 0.78%，其中 4 条复核后上调。更值得注意的是，混合模式的标记主要分布在 Q3—Q9，却没有覆盖表 5 中</w:t>
        </w:r>
      </w:ins>
      <w:r>
        <w:rPr>
          <w:rFonts w:ascii="Times New Roman" w:hAnsi="Times New Roman" w:eastAsia="宋体"/>
          <w:i w:val="0"/>
          <w:sz w:val="21"/>
        </w:rPr>
        <w:t>误差</w:t>
      </w:r>
      <w:del w:id="131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并不完全重合，说明</w:delText>
        </w:r>
      </w:del>
      <w:ins w:id="131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较高的 Q10 和 Q12。本研究没有对</w:t>
        </w:r>
      </w:ins>
      <w:r>
        <w:rPr>
          <w:rFonts w:ascii="Times New Roman" w:hAnsi="Times New Roman" w:eastAsia="宋体"/>
          <w:i w:val="0"/>
          <w:sz w:val="21"/>
        </w:rPr>
        <w:t>模型</w:t>
      </w:r>
      <w:ins w:id="131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报告的</w:t>
        </w:r>
      </w:ins>
      <w:r>
        <w:rPr>
          <w:rFonts w:ascii="Times New Roman" w:hAnsi="Times New Roman" w:eastAsia="宋体"/>
          <w:i w:val="0"/>
          <w:sz w:val="21"/>
        </w:rPr>
        <w:t>置信度</w:t>
      </w:r>
      <w:del w:id="131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与评价风险不是</w:delText>
        </w:r>
      </w:del>
      <w:ins w:id="131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进行概率校准，也没有对</w:t>
        </w:r>
      </w:ins>
      <w:r>
        <w:rPr>
          <w:rFonts w:ascii="Times New Roman" w:hAnsi="Times New Roman" w:eastAsia="宋体"/>
          <w:i w:val="0"/>
          <w:sz w:val="21"/>
        </w:rPr>
        <w:t>同一</w:t>
      </w:r>
      <w:ins w:id="131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图像进行重复调用，因此该字段不能解释为答对</w:t>
        </w:r>
      </w:ins>
      <w:r>
        <w:rPr>
          <w:rFonts w:ascii="Times New Roman" w:hAnsi="Times New Roman" w:eastAsia="宋体"/>
          <w:i w:val="0"/>
          <w:sz w:val="21"/>
        </w:rPr>
        <w:t>概</w:t>
      </w:r>
      <w:del w:id="131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念。置信度是模型对当前</w:delText>
        </w:r>
      </w:del>
      <w:ins w:id="131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率，也不能用于判断</w:t>
        </w:r>
      </w:ins>
      <w:r>
        <w:rPr>
          <w:rFonts w:ascii="Times New Roman" w:hAnsi="Times New Roman" w:eastAsia="宋体"/>
          <w:i w:val="0"/>
          <w:sz w:val="21"/>
        </w:rPr>
        <w:t>输出</w:t>
      </w:r>
      <w:ins w:id="132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是否</w:t>
        </w:r>
      </w:ins>
      <w:r>
        <w:rPr>
          <w:rFonts w:ascii="Times New Roman" w:hAnsi="Times New Roman" w:eastAsia="宋体"/>
          <w:i w:val="0"/>
          <w:sz w:val="21"/>
        </w:rPr>
        <w:t>稳定</w:t>
      </w:r>
      <w:del w:id="132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性</w:delText>
        </w:r>
      </w:del>
      <w:ins w:id="132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。实际使用时，它只能作为追加复核</w:t>
        </w:r>
      </w:ins>
      <w:r>
        <w:rPr>
          <w:rFonts w:ascii="Times New Roman" w:hAnsi="Times New Roman" w:eastAsia="宋体"/>
          <w:i w:val="0"/>
          <w:sz w:val="21"/>
        </w:rPr>
        <w:t>的</w:t>
      </w:r>
      <w:del w:id="132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内部信号</w:delText>
        </w:r>
      </w:del>
      <w:ins w:id="132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提示。就本次结果而言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132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题型风险则是由证据复杂度、错误后果和</w:delText>
        </w:r>
      </w:del>
      <w:ins w:id="132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Q10 应直接进入</w:t>
        </w:r>
      </w:ins>
      <w:r>
        <w:rPr>
          <w:rFonts w:ascii="Times New Roman" w:hAnsi="Times New Roman" w:eastAsia="宋体"/>
          <w:i w:val="0"/>
          <w:sz w:val="21"/>
        </w:rPr>
        <w:t>教师</w:t>
      </w:r>
      <w:del w:id="132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责任共同决定的外部判断；模型可能</w:delText>
        </w:r>
      </w:del>
      <w:ins w:id="132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复核，Q6—Q9 需重点核</w:t>
        </w:r>
      </w:ins>
      <w:r>
        <w:rPr>
          <w:rFonts w:ascii="Times New Roman" w:hAnsi="Times New Roman" w:eastAsia="宋体"/>
          <w:i w:val="0"/>
          <w:sz w:val="21"/>
        </w:rPr>
        <w:t>对</w:t>
      </w:r>
      <w:del w:id="132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错误结果保持较高置信度，也可能对低风险短答题频繁发出预警。因此，教师责任应分为两级：第一层依据题型证据结构设置默认路径和前置责任，例如作图题默认教师终评、复杂填空设置</w:delText>
        </w:r>
      </w:del>
      <w:r>
        <w:rPr>
          <w:rFonts w:ascii="Times New Roman" w:hAnsi="Times New Roman" w:eastAsia="宋体"/>
          <w:i w:val="0"/>
          <w:sz w:val="21"/>
        </w:rPr>
        <w:t>等价</w:t>
      </w:r>
      <w:del w:id="133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与</w:delText>
        </w:r>
      </w:del>
      <w:ins w:id="133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表达和</w:t>
        </w:r>
      </w:ins>
      <w:r>
        <w:rPr>
          <w:rFonts w:ascii="Times New Roman" w:hAnsi="Times New Roman" w:eastAsia="宋体"/>
          <w:i w:val="0"/>
          <w:sz w:val="21"/>
        </w:rPr>
        <w:t>作废</w:t>
      </w:r>
      <w:del w:id="133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校验</w:delText>
        </w:r>
      </w:del>
      <w:ins w:id="133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答案，Q11</w:t>
        </w:r>
      </w:ins>
      <w:r>
        <w:rPr>
          <w:rFonts w:ascii="Times New Roman" w:hAnsi="Times New Roman" w:eastAsia="宋体"/>
          <w:i w:val="0"/>
          <w:sz w:val="21"/>
        </w:rPr>
        <w:t>、</w:t>
      </w:r>
      <w:del w:id="133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长推理链保留单生</w:delText>
        </w:r>
      </w:del>
      <w:ins w:id="133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Q12 则需查看关键步骤或证明过程是否</w:t>
        </w:r>
      </w:ins>
      <w:r>
        <w:rPr>
          <w:rFonts w:ascii="Times New Roman" w:hAnsi="Times New Roman" w:eastAsia="宋体"/>
          <w:i w:val="0"/>
          <w:sz w:val="21"/>
        </w:rPr>
        <w:t>完整</w:t>
      </w:r>
      <w:del w:id="133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证据</w:delText>
        </w:r>
      </w:del>
      <w:r>
        <w:rPr>
          <w:rFonts w:ascii="Times New Roman" w:hAnsi="Times New Roman" w:eastAsia="宋体"/>
          <w:i w:val="0"/>
          <w:sz w:val="21"/>
        </w:rPr>
        <w:t>；</w:t>
      </w:r>
      <w:del w:id="133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第二层再以低置信度、多候选答案、异常零分/满分和跨模式分歧进行</w:delText>
        </w:r>
      </w:del>
      <w:ins w:id="133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系统标</w:t>
        </w:r>
      </w:ins>
      <w:r>
        <w:rPr>
          <w:rFonts w:ascii="Times New Roman" w:hAnsi="Times New Roman" w:eastAsia="宋体"/>
          <w:i w:val="0"/>
          <w:sz w:val="21"/>
        </w:rPr>
        <w:t>记</w:t>
      </w:r>
      <w:del w:id="133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录级风险筛查。教师并非在流程末端给 AI 分数背书，而</w:delText>
        </w:r>
      </w:del>
      <w:ins w:id="134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只</w:t>
        </w:r>
      </w:ins>
      <w:r>
        <w:rPr>
          <w:rFonts w:ascii="Times New Roman" w:hAnsi="Times New Roman" w:eastAsia="宋体"/>
          <w:i w:val="0"/>
          <w:sz w:val="21"/>
        </w:rPr>
        <w:t>是在</w:t>
      </w:r>
      <w:del w:id="134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证据解释和分数后果上承担最终责任</w:delText>
        </w:r>
      </w:del>
      <w:ins w:id="134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这些检查之外增加一条提醒</w:t>
        </w:r>
      </w:ins>
      <w:r>
        <w:rPr>
          <w:rFonts w:ascii="Times New Roman" w:hAnsi="Times New Roman" w:eastAsia="宋体"/>
          <w:i w:val="0"/>
          <w:sz w:val="21"/>
        </w:rPr>
        <w:t>。</w:t>
      </w:r>
    </w:p>
    <w:p w14:paraId="6C62ADF7">
      <w:pPr>
        <w:keepNext w:val="0"/>
        <w:keepLines/>
        <w:spacing w:before="40" w:after="40" w:line="240" w:lineRule="auto"/>
        <w:jc w:val="center"/>
        <w:rPr>
          <w:rFonts w:hint="default" w:eastAsia="宋体"/>
          <w:lang w:val="en-US" w:eastAsia="zh-CN"/>
        </w:rPr>
      </w:pPr>
      <w:ins w:id="1536" w:author="Codex逐句修订" w:date="2026-07-30T13:19:01+00:00">
        <w:r>
          <w:rPr>
            <w:rFonts w:ascii="Times New Roman" w:hAnsi="Times New Roman" w:eastAsia="宋体"/>
            <w:b/>
            <w:sz w:val="21"/>
          </w:rPr>
          <w:t>表 7 本次题型结果与暂定处理方式</w:t>
        </w:r>
      </w:ins>
    </w:p>
    <w:tbl>
      <w:tblPr>
        <w:tblStyle w:val="33"/>
        <w:tblW w:type="dxa" w:w="918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40"/>
        <w:gridCol w:w="3061"/>
        <w:gridCol w:w="2683"/>
      </w:tblGrid>
      <w:tr>
        <w:trPr>
          <w:tblHeader w:val="true"/>
        </w:trPr>
        <w:tc>
          <w:tcPr>
            <w:tcW w:type="dxa" w:w="3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ins w:id="1537" w:author="Codex逐句修订" w:date="2026-07-30T13:19:01+00:00">
              <w:r>
                <w:rPr>
                  <w:rFonts w:ascii="Times New Roman" w:hAnsi="Times New Roman" w:eastAsia="宋体"/>
                  <w:b/>
                  <w:sz w:val="17"/>
                </w:rPr>
                <w:t>本次证据</w:t>
              </w:r>
            </w:ins>
          </w:p>
        </w:tc>
        <w:tc>
          <w:tcPr>
            <w:tcW w:type="dxa" w:w="30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ins w:id="1538" w:author="Codex逐句修订" w:date="2026-07-30T13:19:01+00:00">
              <w:r>
                <w:rPr>
                  <w:rFonts w:ascii="Times New Roman" w:hAnsi="Times New Roman" w:eastAsia="宋体"/>
                  <w:b/>
                  <w:sz w:val="17"/>
                </w:rPr>
                <w:t>暂定处理方式</w:t>
              </w:r>
            </w:ins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ins w:id="1539" w:author="Codex逐句修订" w:date="2026-07-30T13:19:01+00:00">
              <w:r>
                <w:rPr>
                  <w:rFonts w:ascii="Times New Roman" w:hAnsi="Times New Roman" w:eastAsia="宋体"/>
                  <w:b/>
                  <w:sz w:val="17"/>
                </w:rPr>
                <w:t>结论边界</w:t>
              </w:r>
            </w:ins>
          </w:p>
        </w:tc>
      </w:tr>
      <w:tr>
        <w:trPr/>
        <w:tc>
          <w:tcPr>
            <w:tcW w:type="dxa" w:w="3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ins w:id="1540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Q1—Q5：两模式 MAE 均为 0.45（1.3%）</w:t>
              </w:r>
            </w:ins>
          </w:p>
        </w:tc>
        <w:tc>
          <w:tcPr>
            <w:tcW w:type="dxa" w:w="30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ins w:id="1541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批量识别；多选、涂改等异常作答由教师核对</w:t>
              </w:r>
            </w:ins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ins w:id="1542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仅适用于本次选择题</w:t>
              </w:r>
            </w:ins>
          </w:p>
        </w:tc>
      </w:tr>
      <w:tr>
        <w:trPr/>
        <w:tc>
          <w:tcPr>
            <w:tcW w:type="dxa" w:w="3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ins w:id="1543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Q6—Q9：整卷 MAE 为 1.29（4.0%），混合为 3.96（12.4%）</w:t>
              </w:r>
            </w:ins>
          </w:p>
        </w:tc>
        <w:tc>
          <w:tcPr>
            <w:tcW w:type="dxa" w:w="30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ins w:id="1544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核对等价表达、作废答案和替换答案</w:t>
              </w:r>
            </w:ins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ins w:id="1545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尚不能确定固定输入方式</w:t>
              </w:r>
            </w:ins>
          </w:p>
        </w:tc>
      </w:tr>
      <w:tr>
        <w:trPr/>
        <w:tc>
          <w:tcPr>
            <w:tcW w:type="dxa" w:w="3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ins w:id="1546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Q10：整卷和混合 MAE 分别为 2.68（24.4%）和 2.65（24.1%）</w:t>
              </w:r>
            </w:ins>
          </w:p>
        </w:tc>
        <w:tc>
          <w:tcPr>
            <w:tcW w:type="dxa" w:w="30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ins w:id="1547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教师逐项复核并确定最终得分；AI 仅整理图像和提示疑似痕迹</w:t>
              </w:r>
            </w:ins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ins w:id="1548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本次证据最明确的处理建议</w:t>
              </w:r>
            </w:ins>
          </w:p>
        </w:tc>
      </w:tr>
      <w:tr>
        <w:trPr/>
        <w:tc>
          <w:tcPr>
            <w:tcW w:type="dxa" w:w="3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ins w:id="1549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Q11：混合 MAE 为 0.60（5.4%），整卷为 1.00（9.1%）</w:t>
              </w:r>
            </w:ins>
          </w:p>
        </w:tc>
        <w:tc>
          <w:tcPr>
            <w:tcW w:type="dxa" w:w="30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ins w:id="1550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后续试卷继续检验局部呈现方式</w:t>
              </w:r>
            </w:ins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ins w:id="1551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不据此宣称稳定优势</w:t>
              </w:r>
            </w:ins>
          </w:p>
        </w:tc>
      </w:tr>
      <w:tr>
        <w:trPr/>
        <w:tc>
          <w:tcPr>
            <w:tcW w:type="dxa" w:w="3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ins w:id="1552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Q12：整卷 MAE 为 0.81（7.3%），混合为 1.97（17.9%）</w:t>
              </w:r>
            </w:ins>
          </w:p>
        </w:tc>
        <w:tc>
          <w:tcPr>
            <w:tcW w:type="dxa" w:w="30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ins w:id="1553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后续试卷继续检验单份完整答卷的呈现方式</w:t>
              </w:r>
            </w:ins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ins w:id="1554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不据此宣称稳定优势</w:t>
              </w:r>
            </w:ins>
          </w:p>
        </w:tc>
      </w:tr>
      <w:tr>
        <w:trPr/>
        <w:tc>
          <w:tcPr>
            <w:tcW w:type="dxa" w:w="3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ins w:id="1555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整卷、混合分别标记 18 条和 11 条；复核后调整 1 条和 4 条</w:t>
              </w:r>
            </w:ins>
          </w:p>
        </w:tc>
        <w:tc>
          <w:tcPr>
            <w:tcW w:type="dxa" w:w="30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ins w:id="1556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系统标记只作为追加复核提示</w:t>
              </w:r>
            </w:ins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ins w:id="1557" w:author="Codex逐句修订" w:date="2026-07-30T13:19:01+00:00">
              <w:r>
                <w:rPr>
                  <w:rFonts w:ascii="Times New Roman" w:hAnsi="Times New Roman" w:eastAsia="宋体"/>
                  <w:b w:val="0"/>
                  <w:sz w:val="17"/>
                </w:rPr>
                <w:t>本研究未验证其检出能力</w:t>
              </w:r>
            </w:ins>
          </w:p>
        </w:tc>
      </w:tr>
    </w:tbl>
    <w:p w14:paraId="42E77329">
      <w:pPr>
        <w:keepNext/>
        <w:keepLines/>
        <w:spacing w:after="20"/>
        <w:jc w:val="center"/>
        <w:rPr>
          <w:rFonts w:hint="eastAsia" w:eastAsia="宋体"/>
          <w:lang w:eastAsia="zh-CN"/>
        </w:rPr>
      </w:pPr>
      <w:del w:id="1343" w:author="Codex逐句修订" w:date="2026-07-30T13:19:01+00:00">
        <w:r>
          <w:rPr>
            <w:rFonts w:hint="eastAsia" w:eastAsia="宋体"/>
            <w:lang w:eastAsia="zh-CN"/>
          </w:rPr>
          <w:drawing>
            <wp:inline distT="0" distB="0" distL="114300" distR="114300">
              <wp:extent cx="5820410" cy="4098925"/>
              <wp:effectExtent l="0" t="0" r="0" b="0"/>
              <wp:docPr id="2" name="图片 2" descr="ChatGPT Image 2026年6月18日 23_43_3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图片 2" descr="ChatGPT Image 2026年6月18日 23_43_33"/>
                      <pic:cNvPicPr>
                        <a:picLocks noChangeAspect="1"/>
                      </pic:cNvPicPr>
                    </pic:nvPicPr>
                    <pic:blipFill>
                      <a:blip r:embed="rId11"/>
                      <a:srcRect t="609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20410" cy="40989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6C62ADF7">
      <w:pPr>
        <w:keepNext w:val="0"/>
        <w:keepLines/>
        <w:spacing w:before="40" w:after="40" w:line="240" w:lineRule="auto"/>
        <w:jc w:val="center"/>
        <w:rPr>
          <w:rFonts w:hint="default" w:eastAsia="宋体"/>
          <w:lang w:val="en-US" w:eastAsia="zh-CN"/>
        </w:rPr>
      </w:pPr>
      <w:del w:id="1344" w:author="Codex逐句修订" w:date="2026-07-30T13:19:01+00:00">
        <w:r>
          <w:rPr>
            <w:rFonts w:ascii="Times New Roman" w:hAnsi="Times New Roman" w:eastAsia="宋体"/>
            <w:b/>
            <w:sz w:val="21"/>
          </w:rPr>
          <w:t>图 5 基于题型证据结构的</w:t>
        </w:r>
      </w:del>
      <w:del w:id="1345" w:author="Codex逐句修订" w:date="2026-07-30T13:19:01+00:00">
        <w:r>
          <w:rPr>
            <w:rFonts w:hint="eastAsia"/>
            <w:b/>
            <w:sz w:val="21"/>
            <w:lang w:val="en-US" w:eastAsia="zh-CN"/>
          </w:rPr>
          <w:t>AI阅卷</w:t>
        </w:r>
      </w:del>
      <w:del w:id="1346" w:author="Codex逐句修订" w:date="2026-07-30T13:19:01+00:00">
        <w:r>
          <w:rPr>
            <w:rFonts w:ascii="Times New Roman" w:hAnsi="Times New Roman" w:eastAsia="宋体"/>
            <w:b/>
            <w:sz w:val="21"/>
          </w:rPr>
          <w:t>两</w:t>
        </w:r>
      </w:del>
      <w:del w:id="1347" w:author="Codex逐句修订" w:date="2026-07-30T13:19:01+00:00">
        <w:r>
          <w:rPr>
            <w:rFonts w:hint="eastAsia"/>
            <w:b/>
            <w:sz w:val="21"/>
            <w:lang w:val="en-US" w:eastAsia="zh-CN"/>
          </w:rPr>
          <w:t>层</w:t>
        </w:r>
      </w:del>
      <w:del w:id="1348" w:author="Codex逐句修订" w:date="2026-07-30T13:19:01+00:00">
        <w:r>
          <w:rPr>
            <w:rFonts w:ascii="Times New Roman" w:hAnsi="Times New Roman" w:eastAsia="宋体"/>
            <w:b/>
            <w:sz w:val="21"/>
          </w:rPr>
          <w:t>分流与</w:t>
        </w:r>
      </w:del>
      <w:del w:id="1349" w:author="Codex逐句修订" w:date="2026-07-30T13:19:01+00:00">
        <w:r>
          <w:rPr>
            <w:rFonts w:hint="eastAsia"/>
            <w:b/>
            <w:sz w:val="21"/>
            <w:lang w:val="en-US" w:eastAsia="zh-CN"/>
          </w:rPr>
          <w:t>反馈循环机制</w:t>
        </w:r>
      </w:del>
    </w:p>
    <w:p w14:paraId="41887EE0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（五）</w:t>
      </w:r>
      <w:del w:id="1350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AI 阅卷</w:delText>
        </w:r>
      </w:del>
      <w:ins w:id="1351" w:author="Codex逐句修订" w:date="2026-07-30T13:19:01+00:00">
        <w:r>
          <w:rPr>
            <w:rFonts w:ascii="Times New Roman" w:hAnsi="Times New Roman" w:eastAsia="黑体"/>
            <w:b/>
            <w:sz w:val="24"/>
          </w:rPr>
          <w:t>本次结果支持</w:t>
        </w:r>
      </w:ins>
      <w:r>
        <w:rPr>
          <w:rFonts w:ascii="Times New Roman" w:hAnsi="Times New Roman" w:eastAsia="黑体"/>
          <w:b/>
          <w:sz w:val="24"/>
        </w:rPr>
        <w:t>的</w:t>
      </w:r>
      <w:del w:id="1352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效度证据与</w:delText>
        </w:r>
      </w:del>
      <w:r>
        <w:rPr>
          <w:rFonts w:ascii="Times New Roman" w:hAnsi="Times New Roman" w:eastAsia="黑体"/>
          <w:b/>
          <w:sz w:val="24"/>
        </w:rPr>
        <w:t>使用</w:t>
      </w:r>
      <w:del w:id="1353" w:author="Codex逐句修订" w:date="2026-07-30T13:19:01+00:00">
        <w:r>
          <w:rPr>
            <w:rFonts w:ascii="Times New Roman" w:hAnsi="Times New Roman" w:eastAsia="黑体"/>
            <w:b/>
            <w:sz w:val="24"/>
          </w:rPr>
          <w:delText>边界</w:delText>
        </w:r>
      </w:del>
      <w:ins w:id="1354" w:author="Codex逐句修订" w:date="2026-07-30T13:19:01+00:00">
        <w:r>
          <w:rPr>
            <w:rFonts w:ascii="Times New Roman" w:hAnsi="Times New Roman" w:eastAsia="黑体"/>
            <w:b/>
            <w:sz w:val="24"/>
          </w:rPr>
          <w:t>判断</w:t>
        </w:r>
      </w:ins>
    </w:p>
    <w:p w14:paraId="30E2534F">
      <w:pPr>
        <w:keepLines w:val="0"/>
        <w:spacing w:before="0" w:after="60" w:line="300" w:lineRule="auto"/>
        <w:ind w:firstLine="420"/>
      </w:pPr>
      <w:del w:id="135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本研究提供</w:delText>
        </w:r>
      </w:del>
      <w:ins w:id="135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表 3 中，整卷流程最终分</w:t>
        </w:r>
      </w:ins>
      <w:r>
        <w:rPr>
          <w:rFonts w:ascii="Times New Roman" w:hAnsi="Times New Roman" w:eastAsia="宋体"/>
          <w:i w:val="0"/>
          <w:sz w:val="21"/>
        </w:rPr>
        <w:t>的</w:t>
      </w:r>
      <w:del w:id="135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是特定课堂场景中的初步效度证据</w:delText>
        </w:r>
      </w:del>
      <w:ins w:id="135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 MAE 为 4.49、ICC 为 0.972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135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而非完整效度证明。从内容表征看，试卷覆盖选择、填空、作图、计算和证明等多种数学表现；从评分过程看，题型</w:delText>
        </w:r>
      </w:del>
      <w:ins w:id="136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但</w:t>
        </w:r>
      </w:ins>
      <w:r>
        <w:rPr>
          <w:rFonts w:ascii="Times New Roman" w:hAnsi="Times New Roman" w:eastAsia="宋体"/>
          <w:i w:val="0"/>
          <w:sz w:val="21"/>
        </w:rPr>
        <w:t xml:space="preserve"> Bias </w:t>
      </w:r>
      <w:ins w:id="136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为 +2.67，且与教师手改</w:t>
        </w:r>
      </w:ins>
      <w:r>
        <w:rPr>
          <w:rFonts w:ascii="Times New Roman" w:hAnsi="Times New Roman" w:eastAsia="宋体"/>
          <w:i w:val="0"/>
          <w:sz w:val="21"/>
        </w:rPr>
        <w:t>分</w:t>
      </w:r>
      <w:del w:id="136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解</w:delText>
        </w:r>
      </w:del>
      <w:ins w:id="136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的差异显著；混合流程最终分的 MAE 为 5.85</w:t>
        </w:r>
      </w:ins>
      <w:r>
        <w:rPr>
          <w:rFonts w:ascii="Times New Roman" w:hAnsi="Times New Roman" w:eastAsia="宋体"/>
          <w:i w:val="0"/>
          <w:sz w:val="21"/>
        </w:rPr>
        <w:t>、</w:t>
      </w:r>
      <w:del w:id="136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日志</w:delText>
        </w:r>
      </w:del>
      <w:ins w:id="136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ICC 为 0.944，总 Bias 为 -1.48，总分差异不显著。表 4 </w:t>
        </w:r>
      </w:ins>
      <w:r>
        <w:rPr>
          <w:rFonts w:ascii="Times New Roman" w:hAnsi="Times New Roman" w:eastAsia="宋体"/>
          <w:i w:val="0"/>
          <w:sz w:val="21"/>
        </w:rPr>
        <w:t>和</w:t>
      </w:r>
      <w:del w:id="136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典型案例揭示了模型如何在符号等价、推理链和空间约束上产生</w:delText>
        </w:r>
      </w:del>
      <w:ins w:id="136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表 5 进一步表明，后一结果包含</w:t>
        </w:r>
      </w:ins>
      <w:r>
        <w:rPr>
          <w:rFonts w:ascii="Times New Roman" w:hAnsi="Times New Roman" w:eastAsia="宋体"/>
          <w:i w:val="0"/>
          <w:sz w:val="21"/>
        </w:rPr>
        <w:t>不同</w:t>
      </w:r>
      <w:del w:id="136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方向</w:delText>
        </w:r>
      </w:del>
      <w:ins w:id="136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题型偏差</w:t>
        </w:r>
      </w:ins>
      <w:r>
        <w:rPr>
          <w:rFonts w:ascii="Times New Roman" w:hAnsi="Times New Roman" w:eastAsia="宋体"/>
          <w:i w:val="0"/>
          <w:sz w:val="21"/>
        </w:rPr>
        <w:t>的</w:t>
      </w:r>
      <w:del w:id="137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误差；从使用后果看</w:delText>
        </w:r>
      </w:del>
      <w:ins w:id="137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抵消</w:t>
        </w:r>
      </w:ins>
      <w:r>
        <w:rPr>
          <w:rFonts w:ascii="Times New Roman" w:hAnsi="Times New Roman" w:eastAsia="宋体"/>
          <w:i w:val="0"/>
          <w:sz w:val="21"/>
        </w:rPr>
        <w:t xml:space="preserve">，Q10 </w:t>
      </w:r>
      <w:del w:id="137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可集中放大整卷总分偏</w:delText>
        </w:r>
      </w:del>
      <w:ins w:id="137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又是两种模式共同的高误</w:t>
        </w:r>
      </w:ins>
      <w:r>
        <w:rPr>
          <w:rFonts w:ascii="Times New Roman" w:hAnsi="Times New Roman" w:eastAsia="宋体"/>
          <w:i w:val="0"/>
          <w:sz w:val="21"/>
        </w:rPr>
        <w:t>差</w:t>
      </w:r>
      <w:ins w:id="137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题目。表 6 还显示</w:t>
        </w:r>
      </w:ins>
      <w:r>
        <w:rPr>
          <w:rFonts w:ascii="Times New Roman" w:hAnsi="Times New Roman" w:eastAsia="宋体"/>
          <w:i w:val="0"/>
          <w:sz w:val="21"/>
        </w:rPr>
        <w:t>，</w:t>
      </w:r>
      <w:ins w:id="137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系统复核标记没有覆盖</w:t>
        </w:r>
      </w:ins>
      <w:r>
        <w:rPr>
          <w:rFonts w:ascii="Times New Roman" w:hAnsi="Times New Roman" w:eastAsia="宋体"/>
          <w:i w:val="0"/>
          <w:sz w:val="21"/>
        </w:rPr>
        <w:t>混合模式</w:t>
      </w:r>
      <w:del w:id="137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则</w:delText>
        </w:r>
      </w:del>
      <w:ins w:id="137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下的 Q10 和 Q12。综合这些结果，本研究</w:t>
        </w:r>
      </w:ins>
      <w:r>
        <w:rPr>
          <w:rFonts w:ascii="Times New Roman" w:hAnsi="Times New Roman" w:eastAsia="宋体"/>
          <w:i w:val="0"/>
          <w:sz w:val="21"/>
        </w:rPr>
        <w:t>可</w:t>
      </w:r>
      <w:del w:id="137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能因正负题型偏差抵消而呈现总分无显著差异。因而，当前证据</w:delText>
        </w:r>
      </w:del>
      <w:ins w:id="137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以</w:t>
        </w:r>
      </w:ins>
      <w:r>
        <w:rPr>
          <w:rFonts w:ascii="Times New Roman" w:hAnsi="Times New Roman" w:eastAsia="宋体"/>
          <w:i w:val="0"/>
          <w:sz w:val="21"/>
        </w:rPr>
        <w:t>支持</w:t>
      </w:r>
      <w:del w:id="138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将 AI 用于低风险初评、证据提取和记录级预警，但不支持以</w:delText>
        </w:r>
      </w:del>
      <w:ins w:id="138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的判断是：</w:t>
        </w:r>
      </w:ins>
      <w:r>
        <w:rPr>
          <w:rFonts w:ascii="Times New Roman" w:hAnsi="Times New Roman" w:eastAsia="宋体"/>
          <w:i w:val="0"/>
          <w:sz w:val="21"/>
        </w:rPr>
        <w:t>总分一致性</w:t>
      </w:r>
      <w:ins w:id="138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不足以决定某类题能否交由 AI 终评，Q10 应保留教师复核，系统复核标记只能作</w:t>
        </w:r>
      </w:ins>
      <w:r>
        <w:rPr>
          <w:rFonts w:ascii="Times New Roman" w:hAnsi="Times New Roman" w:eastAsia="宋体"/>
          <w:i w:val="0"/>
          <w:sz w:val="21"/>
        </w:rPr>
        <w:t>为</w:t>
      </w:r>
      <w:del w:id="138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依据将所有</w:delText>
        </w:r>
      </w:del>
      <w:ins w:id="138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补充提醒。本研究尚不能证明这套</w:t>
        </w:r>
      </w:ins>
      <w:r>
        <w:rPr>
          <w:rFonts w:ascii="Times New Roman" w:hAnsi="Times New Roman" w:eastAsia="宋体"/>
          <w:i w:val="0"/>
          <w:sz w:val="21"/>
        </w:rPr>
        <w:t>题型</w:t>
      </w:r>
      <w:del w:id="138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的终评责任交给</w:delText>
        </w:r>
      </w:del>
      <w:ins w:id="138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安排适用于其他年级、试卷或</w:t>
        </w:r>
      </w:ins>
      <w:r>
        <w:rPr>
          <w:rFonts w:ascii="Times New Roman" w:hAnsi="Times New Roman" w:eastAsia="宋体"/>
          <w:i w:val="0"/>
          <w:sz w:val="21"/>
        </w:rPr>
        <w:t>模型。</w:t>
      </w:r>
    </w:p>
    <w:p w14:paraId="36865535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（六）研究局限</w:t>
      </w:r>
    </w:p>
    <w:p w14:paraId="4B2DD805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本研究</w:t>
      </w:r>
      <w:del w:id="138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样本来自</w:delText>
        </w:r>
      </w:del>
      <w:ins w:id="138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只分析了</w:t>
        </w:r>
      </w:ins>
      <w:r>
        <w:rPr>
          <w:rFonts w:ascii="Times New Roman" w:hAnsi="Times New Roman" w:eastAsia="宋体"/>
          <w:i w:val="0"/>
          <w:sz w:val="21"/>
        </w:rPr>
        <w:t>同一学校两个教学班</w:t>
      </w:r>
      <w:del w:id="138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和</w:delText>
        </w:r>
      </w:del>
      <w:ins w:id="139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</w:t>
        </w:r>
      </w:ins>
      <w:r>
        <w:rPr>
          <w:rFonts w:ascii="Times New Roman" w:hAnsi="Times New Roman" w:eastAsia="宋体"/>
          <w:i w:val="0"/>
          <w:sz w:val="21"/>
        </w:rPr>
        <w:t>一次测试，</w:t>
      </w:r>
      <w:ins w:id="139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共 78 份完整配对答卷，表 5 中的每类</w:t>
        </w:r>
      </w:ins>
      <w:r>
        <w:rPr>
          <w:rFonts w:ascii="Times New Roman" w:hAnsi="Times New Roman" w:eastAsia="宋体"/>
          <w:i w:val="0"/>
          <w:sz w:val="21"/>
        </w:rPr>
        <w:t>题型</w:t>
      </w:r>
      <w:del w:id="139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层面结论受具体</w:delText>
        </w:r>
      </w:del>
      <w:ins w:id="139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又只包含有限</w:t>
        </w:r>
      </w:ins>
      <w:r>
        <w:rPr>
          <w:rFonts w:ascii="Times New Roman" w:hAnsi="Times New Roman" w:eastAsia="宋体"/>
          <w:i w:val="0"/>
          <w:sz w:val="21"/>
        </w:rPr>
        <w:t>题目</w:t>
      </w:r>
      <w:del w:id="139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限制</w:delText>
        </w:r>
      </w:del>
      <w:r>
        <w:rPr>
          <w:rFonts w:ascii="Times New Roman" w:hAnsi="Times New Roman" w:eastAsia="宋体"/>
          <w:i w:val="0"/>
          <w:sz w:val="21"/>
        </w:rPr>
        <w:t>；</w:t>
      </w:r>
      <w:ins w:id="139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图 4 的两个 Q10 案例是从分歧记录中目的性选取的，不能代表该题所有错误。</w:t>
        </w:r>
      </w:ins>
      <w:r>
        <w:rPr>
          <w:rFonts w:ascii="Times New Roman" w:hAnsi="Times New Roman" w:eastAsia="宋体"/>
          <w:i w:val="0"/>
          <w:sz w:val="21"/>
        </w:rPr>
        <w:t>教师手改</w:t>
      </w:r>
      <w:del w:id="139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未</w:delText>
        </w:r>
      </w:del>
      <w:ins w:id="139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没有</w:t>
        </w:r>
      </w:ins>
      <w:r>
        <w:rPr>
          <w:rFonts w:ascii="Times New Roman" w:hAnsi="Times New Roman" w:eastAsia="宋体"/>
          <w:i w:val="0"/>
          <w:sz w:val="21"/>
        </w:rPr>
        <w:t>设置第二评分者，研究者同时参与系统设计、课堂评分和结果解释，</w:t>
      </w:r>
      <w:ins w:id="139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因此教师分也不能视为不受影响的绝对标准。</w:t>
        </w:r>
      </w:ins>
      <w:r>
        <w:rPr>
          <w:rFonts w:ascii="Times New Roman" w:hAnsi="Times New Roman" w:eastAsia="宋体"/>
          <w:i w:val="0"/>
          <w:sz w:val="21"/>
        </w:rPr>
        <w:t>模型</w:t>
      </w:r>
      <w:ins w:id="139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未对同一图像</w:t>
        </w:r>
      </w:ins>
      <w:r>
        <w:rPr>
          <w:rFonts w:ascii="Times New Roman" w:hAnsi="Times New Roman" w:eastAsia="宋体"/>
          <w:i w:val="0"/>
          <w:sz w:val="21"/>
        </w:rPr>
        <w:t>重复调用</w:t>
      </w:r>
      <w:del w:id="140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及</w:delText>
        </w:r>
      </w:del>
      <w:ins w:id="140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，top_p、top_k 采用</w:t>
        </w:r>
      </w:ins>
      <w:r>
        <w:rPr>
          <w:rFonts w:ascii="Times New Roman" w:hAnsi="Times New Roman" w:eastAsia="宋体"/>
          <w:i w:val="0"/>
          <w:sz w:val="21"/>
        </w:rPr>
        <w:t>服务端默认参数</w:t>
      </w:r>
      <w:ins w:id="140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，表 6 中的标记率</w:t>
        </w:r>
      </w:ins>
      <w:r>
        <w:rPr>
          <w:rFonts w:ascii="Times New Roman" w:hAnsi="Times New Roman" w:eastAsia="宋体"/>
          <w:i w:val="0"/>
          <w:sz w:val="21"/>
        </w:rPr>
        <w:t>也</w:t>
      </w:r>
      <w:del w:id="140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未完全控制。因此，本文结论应理解为对“题型偏差抵消”、“证据组织方式”和“两级</w:delText>
        </w:r>
      </w:del>
      <w:ins w:id="140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不足以</w:t>
        </w:r>
      </w:ins>
      <w:r>
        <w:rPr>
          <w:rFonts w:ascii="Times New Roman" w:hAnsi="Times New Roman" w:eastAsia="宋体"/>
          <w:i w:val="0"/>
          <w:sz w:val="21"/>
        </w:rPr>
        <w:t>评价</w:t>
      </w:r>
      <w:del w:id="140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责任配置”三项机制</w:delText>
        </w:r>
      </w:del>
      <w:ins w:id="140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复核提示</w:t>
        </w:r>
      </w:ins>
      <w:r>
        <w:rPr>
          <w:rFonts w:ascii="Times New Roman" w:hAnsi="Times New Roman" w:eastAsia="宋体"/>
          <w:i w:val="0"/>
          <w:sz w:val="21"/>
        </w:rPr>
        <w:t>的</w:t>
      </w:r>
      <w:del w:id="140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探索性证据，而非稳定规律</w:delText>
        </w:r>
      </w:del>
      <w:ins w:id="140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检出能力</w:t>
        </w:r>
      </w:ins>
      <w:r>
        <w:rPr>
          <w:rFonts w:ascii="Times New Roman" w:hAnsi="Times New Roman" w:eastAsia="宋体"/>
          <w:i w:val="0"/>
          <w:sz w:val="21"/>
        </w:rPr>
        <w:t>。后续研究</w:t>
      </w:r>
      <w:del w:id="140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应</w:delText>
        </w:r>
      </w:del>
      <w:ins w:id="141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需要</w:t>
        </w:r>
      </w:ins>
      <w:r>
        <w:rPr>
          <w:rFonts w:ascii="Times New Roman" w:hAnsi="Times New Roman" w:eastAsia="宋体"/>
          <w:i w:val="0"/>
          <w:sz w:val="21"/>
        </w:rPr>
        <w:t>在不同学校和试卷中预先设定</w:t>
      </w:r>
      <w:ins w:id="141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待检验的</w:t>
        </w:r>
      </w:ins>
      <w:r>
        <w:rPr>
          <w:rFonts w:ascii="Times New Roman" w:hAnsi="Times New Roman" w:eastAsia="宋体"/>
          <w:i w:val="0"/>
          <w:sz w:val="21"/>
        </w:rPr>
        <w:t>题型</w:t>
      </w:r>
      <w:del w:id="141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分流规则</w:delText>
        </w:r>
      </w:del>
      <w:ins w:id="141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处理方式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141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引</w:delText>
        </w:r>
      </w:del>
      <w:ins w:id="141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加</w:t>
        </w:r>
      </w:ins>
      <w:r>
        <w:rPr>
          <w:rFonts w:ascii="Times New Roman" w:hAnsi="Times New Roman" w:eastAsia="宋体"/>
          <w:i w:val="0"/>
          <w:sz w:val="21"/>
        </w:rPr>
        <w:t>入独立教师双评分</w:t>
      </w:r>
      <w:del w:id="141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与</w:delText>
        </w:r>
      </w:del>
      <w:ins w:id="141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>分歧仲裁，并</w:t>
      </w:r>
      <w:del w:id="141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通过</w:delText>
        </w:r>
      </w:del>
      <w:ins w:id="141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分别改变裁切范围、拼图人数和</w:t>
        </w:r>
      </w:ins>
      <w:r>
        <w:rPr>
          <w:rFonts w:ascii="Times New Roman" w:hAnsi="Times New Roman" w:eastAsia="宋体"/>
          <w:i w:val="0"/>
          <w:sz w:val="21"/>
        </w:rPr>
        <w:t>重复调用</w:t>
      </w:r>
      <w:del w:id="142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、裁切范围和拼图人</w:delText>
        </w:r>
      </w:del>
      <w:ins w:id="142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次</w:t>
        </w:r>
      </w:ins>
      <w:r>
        <w:rPr>
          <w:rFonts w:ascii="Times New Roman" w:hAnsi="Times New Roman" w:eastAsia="宋体"/>
          <w:i w:val="0"/>
          <w:sz w:val="21"/>
        </w:rPr>
        <w:t>数</w:t>
      </w:r>
      <w:del w:id="142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的对照实验</w:delText>
        </w:r>
      </w:del>
      <w:ins w:id="142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</w:t>
        </w:r>
      </w:ins>
      <w:r>
        <w:rPr>
          <w:rFonts w:ascii="Times New Roman" w:hAnsi="Times New Roman" w:eastAsia="宋体"/>
          <w:i w:val="0"/>
          <w:sz w:val="21"/>
        </w:rPr>
        <w:t>检验</w:t>
      </w:r>
      <w:del w:id="142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框架</w:delText>
        </w:r>
      </w:del>
      <w:ins w:id="142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本次观察到</w:t>
        </w:r>
      </w:ins>
      <w:r>
        <w:rPr>
          <w:rFonts w:ascii="Times New Roman" w:hAnsi="Times New Roman" w:eastAsia="宋体"/>
          <w:i w:val="0"/>
          <w:sz w:val="21"/>
        </w:rPr>
        <w:t>的</w:t>
      </w:r>
      <w:del w:id="142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可迁移性</w:delText>
        </w:r>
      </w:del>
      <w:ins w:id="142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差异能否再次出现</w:t>
        </w:r>
      </w:ins>
      <w:r>
        <w:rPr>
          <w:rFonts w:ascii="Times New Roman" w:hAnsi="Times New Roman" w:eastAsia="宋体"/>
          <w:i w:val="0"/>
          <w:sz w:val="21"/>
        </w:rPr>
        <w:t>。</w:t>
      </w:r>
    </w:p>
    <w:p w14:paraId="1016021C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8"/>
        </w:rPr>
        <w:t>六、结论与建议</w:t>
      </w:r>
    </w:p>
    <w:p w14:paraId="036A8AB5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本研究</w:t>
      </w:r>
      <w:del w:id="142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基于</w:delText>
        </w:r>
      </w:del>
      <w:ins w:id="142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比较了</w:t>
        </w:r>
      </w:ins>
      <w:r>
        <w:rPr>
          <w:rFonts w:ascii="Times New Roman" w:hAnsi="Times New Roman" w:eastAsia="宋体"/>
          <w:i w:val="0"/>
          <w:sz w:val="21"/>
        </w:rPr>
        <w:t xml:space="preserve"> 78 份</w:t>
      </w:r>
      <w:del w:id="143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完整配对的</w:delText>
        </w:r>
      </w:del>
      <w:r>
        <w:rPr>
          <w:rFonts w:ascii="Times New Roman" w:hAnsi="Times New Roman" w:eastAsia="宋体"/>
          <w:i w:val="0"/>
          <w:sz w:val="21"/>
        </w:rPr>
        <w:t>初中数学纸笔答卷</w:t>
      </w:r>
      <w:del w:id="143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，比较了</w:delText>
        </w:r>
      </w:del>
      <w:ins w:id="143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在</w:t>
        </w:r>
      </w:ins>
      <w:r>
        <w:rPr>
          <w:rFonts w:ascii="Times New Roman" w:hAnsi="Times New Roman" w:eastAsia="宋体"/>
          <w:i w:val="0"/>
          <w:sz w:val="21"/>
        </w:rPr>
        <w:t>整卷</w:t>
      </w:r>
      <w:del w:id="143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与</w:delText>
        </w:r>
      </w:del>
      <w:ins w:id="143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>混合分批两种</w:t>
      </w:r>
      <w:del w:id="143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多模态</w:delText>
        </w:r>
      </w:del>
      <w:r>
        <w:rPr>
          <w:rFonts w:ascii="Times New Roman" w:hAnsi="Times New Roman" w:eastAsia="宋体"/>
          <w:i w:val="0"/>
          <w:sz w:val="21"/>
        </w:rPr>
        <w:t xml:space="preserve"> AI 阅卷</w:t>
      </w:r>
      <w:del w:id="143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工作流</w:delText>
        </w:r>
      </w:del>
      <w:ins w:id="143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方式下的结果</w:t>
        </w:r>
      </w:ins>
      <w:r>
        <w:rPr>
          <w:rFonts w:ascii="Times New Roman" w:hAnsi="Times New Roman" w:eastAsia="宋体"/>
          <w:i w:val="0"/>
          <w:sz w:val="21"/>
        </w:rPr>
        <w:t>。整卷</w:t>
      </w:r>
      <w:ins w:id="143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流程</w:t>
        </w:r>
      </w:ins>
      <w:r>
        <w:rPr>
          <w:rFonts w:ascii="Times New Roman" w:hAnsi="Times New Roman" w:eastAsia="宋体"/>
          <w:i w:val="0"/>
          <w:sz w:val="21"/>
        </w:rPr>
        <w:t>最终分</w:t>
      </w:r>
      <w:del w:id="143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总体误差较小</w:delText>
        </w:r>
      </w:del>
      <w:ins w:id="144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 MAE 为 4.49、Bias 为 +2.67；排除 Q10 后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144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但</w:delText>
        </w:r>
      </w:del>
      <w:ins w:id="144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Bias 降至 +0.32。混合流程最终分的</w:t>
        </w:r>
      </w:ins>
      <w:r>
        <w:rPr>
          <w:rFonts w:ascii="Times New Roman" w:hAnsi="Times New Roman" w:eastAsia="宋体"/>
          <w:i w:val="0"/>
          <w:sz w:val="21"/>
        </w:rPr>
        <w:t xml:space="preserve">总 Bias </w:t>
      </w:r>
      <w:del w:id="144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主要由</w:delText>
        </w:r>
      </w:del>
      <w:ins w:id="144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为 -1.48，但排除</w:t>
        </w:r>
      </w:ins>
      <w:r>
        <w:rPr>
          <w:rFonts w:ascii="Times New Roman" w:hAnsi="Times New Roman" w:eastAsia="宋体"/>
          <w:i w:val="0"/>
          <w:sz w:val="21"/>
        </w:rPr>
        <w:t xml:space="preserve"> Q10 </w:t>
      </w:r>
      <w:del w:id="144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作图</w:delText>
        </w:r>
      </w:del>
      <w:ins w:id="144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后变为 -3.16，说明其总分结果包含正负</w:t>
        </w:r>
      </w:ins>
      <w:r>
        <w:rPr>
          <w:rFonts w:ascii="Times New Roman" w:hAnsi="Times New Roman" w:eastAsia="宋体"/>
          <w:i w:val="0"/>
          <w:sz w:val="21"/>
        </w:rPr>
        <w:t>题</w:t>
      </w:r>
      <w:del w:id="144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的正向</w:delText>
        </w:r>
      </w:del>
      <w:ins w:id="144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型</w:t>
        </w:r>
      </w:ins>
      <w:r>
        <w:rPr>
          <w:rFonts w:ascii="Times New Roman" w:hAnsi="Times New Roman" w:eastAsia="宋体"/>
          <w:i w:val="0"/>
          <w:sz w:val="21"/>
        </w:rPr>
        <w:t>偏差</w:t>
      </w:r>
      <w:del w:id="144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驱动；混合最终分</w:delText>
        </w:r>
      </w:del>
      <w:ins w:id="145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的抵消。两种模式</w:t>
        </w:r>
      </w:ins>
      <w:r>
        <w:rPr>
          <w:rFonts w:ascii="Times New Roman" w:hAnsi="Times New Roman" w:eastAsia="宋体"/>
          <w:i w:val="0"/>
          <w:sz w:val="21"/>
        </w:rPr>
        <w:t>在</w:t>
      </w:r>
      <w:del w:id="145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总分层面差异不显著，却包含选择、填空与 Q11 的负向偏差和</w:delText>
        </w:r>
      </w:del>
      <w:r>
        <w:rPr>
          <w:rFonts w:ascii="Times New Roman" w:hAnsi="Times New Roman" w:eastAsia="宋体"/>
          <w:i w:val="0"/>
          <w:sz w:val="21"/>
        </w:rPr>
        <w:t xml:space="preserve"> Q10</w:t>
      </w:r>
      <w:del w:id="145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、Q1</w:delText>
        </w:r>
      </w:del>
      <w:ins w:id="145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 上的标准化 MAE 均约为 </w:t>
        </w:r>
      </w:ins>
      <w:r>
        <w:rPr>
          <w:rFonts w:ascii="Times New Roman" w:hAnsi="Times New Roman" w:eastAsia="宋体"/>
          <w:i w:val="0"/>
          <w:sz w:val="21"/>
        </w:rPr>
        <w:t>2</w:t>
      </w:r>
      <w:del w:id="145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 xml:space="preserve"> 的正向偏差抵消</w:delText>
        </w:r>
      </w:del>
      <w:ins w:id="145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4%</w:t>
        </w:r>
      </w:ins>
      <w:r>
        <w:rPr>
          <w:rFonts w:ascii="Times New Roman" w:hAnsi="Times New Roman" w:eastAsia="宋体"/>
          <w:i w:val="0"/>
          <w:sz w:val="21"/>
        </w:rPr>
        <w:t>。</w:t>
      </w:r>
      <w:del w:id="145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由此</w:delText>
        </w:r>
      </w:del>
      <w:ins w:id="145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这些结果提示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145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评价</w:delText>
        </w:r>
      </w:del>
      <w:ins w:id="145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在本次试卷中，判断</w:t>
        </w:r>
      </w:ins>
      <w:r>
        <w:rPr>
          <w:rFonts w:ascii="Times New Roman" w:hAnsi="Times New Roman" w:eastAsia="宋体"/>
          <w:i w:val="0"/>
          <w:sz w:val="21"/>
        </w:rPr>
        <w:t xml:space="preserve"> AI 阅卷</w:t>
      </w:r>
      <w:ins w:id="146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是否可用，</w:t>
        </w:r>
      </w:ins>
      <w:r>
        <w:rPr>
          <w:rFonts w:ascii="Times New Roman" w:hAnsi="Times New Roman" w:eastAsia="宋体"/>
          <w:i w:val="0"/>
          <w:sz w:val="21"/>
        </w:rPr>
        <w:t>不能只看总分相关或</w:t>
      </w:r>
      <w:del w:id="146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显著性</w:delText>
        </w:r>
      </w:del>
      <w:ins w:id="146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总分差异</w:t>
        </w:r>
      </w:ins>
      <w:r>
        <w:rPr>
          <w:rFonts w:ascii="Times New Roman" w:hAnsi="Times New Roman" w:eastAsia="宋体"/>
          <w:i w:val="0"/>
          <w:sz w:val="21"/>
        </w:rPr>
        <w:t>，</w:t>
      </w:r>
      <w:del w:id="146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而应进一步</w:delText>
        </w:r>
      </w:del>
      <w:ins w:id="146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还需要查看误差集中在哪些题目以及这些题目的评</w:t>
        </w:r>
      </w:ins>
      <w:r>
        <w:rPr>
          <w:rFonts w:ascii="Times New Roman" w:hAnsi="Times New Roman" w:eastAsia="宋体"/>
          <w:i w:val="0"/>
          <w:sz w:val="21"/>
        </w:rPr>
        <w:t>分</w:t>
      </w:r>
      <w:del w:id="146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析题型 Bias 的累积方式、作答证</w:delText>
        </w:r>
      </w:del>
      <w:ins w:id="146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依</w:t>
        </w:r>
      </w:ins>
      <w:r>
        <w:rPr>
          <w:rFonts w:ascii="Times New Roman" w:hAnsi="Times New Roman" w:eastAsia="宋体"/>
          <w:i w:val="0"/>
          <w:sz w:val="21"/>
        </w:rPr>
        <w:t>据</w:t>
      </w:r>
      <w:del w:id="146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的组织方式及其使用后果</w:delText>
        </w:r>
      </w:del>
      <w:ins w:id="146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是什么</w:t>
        </w:r>
      </w:ins>
      <w:r>
        <w:rPr>
          <w:rFonts w:ascii="Times New Roman" w:hAnsi="Times New Roman" w:eastAsia="宋体"/>
          <w:i w:val="0"/>
          <w:sz w:val="21"/>
        </w:rPr>
        <w:t>。</w:t>
      </w:r>
    </w:p>
    <w:p w14:paraId="62B48EDE">
      <w:pPr>
        <w:keepLines w:val="0"/>
        <w:spacing w:before="0" w:after="60" w:line="300" w:lineRule="auto"/>
        <w:ind w:firstLine="420"/>
      </w:pPr>
      <w:del w:id="146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基于</w:delText>
        </w:r>
      </w:del>
      <w:r>
        <w:rPr>
          <w:rFonts w:ascii="Times New Roman" w:hAnsi="Times New Roman" w:eastAsia="宋体"/>
          <w:i w:val="0"/>
          <w:sz w:val="21"/>
        </w:rPr>
        <w:t>本次</w:t>
      </w:r>
      <w:ins w:id="147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结果可用于调整下一轮试用方</w:t>
        </w:r>
      </w:ins>
      <w:r>
        <w:rPr>
          <w:rFonts w:ascii="Times New Roman" w:hAnsi="Times New Roman" w:eastAsia="宋体"/>
          <w:i w:val="0"/>
          <w:sz w:val="21"/>
        </w:rPr>
        <w:t>案</w:t>
      </w:r>
      <w:del w:id="147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例</w:delText>
        </w:r>
      </w:del>
      <w:r>
        <w:rPr>
          <w:rFonts w:ascii="Times New Roman" w:hAnsi="Times New Roman" w:eastAsia="宋体"/>
          <w:i w:val="0"/>
          <w:sz w:val="21"/>
        </w:rPr>
        <w:t>，</w:t>
      </w:r>
      <w:del w:id="147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可形</w:delText>
        </w:r>
      </w:del>
      <w:ins w:id="147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但不能直接写</w:t>
        </w:r>
      </w:ins>
      <w:r>
        <w:rPr>
          <w:rFonts w:ascii="Times New Roman" w:hAnsi="Times New Roman" w:eastAsia="宋体"/>
          <w:i w:val="0"/>
          <w:sz w:val="21"/>
        </w:rPr>
        <w:t>成</w:t>
      </w:r>
      <w:del w:id="147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供后续多试卷研究检验</w:delText>
        </w:r>
      </w:del>
      <w:ins w:id="147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普遍适用</w:t>
        </w:r>
      </w:ins>
      <w:r>
        <w:rPr>
          <w:rFonts w:ascii="Times New Roman" w:hAnsi="Times New Roman" w:eastAsia="宋体"/>
          <w:i w:val="0"/>
          <w:sz w:val="21"/>
        </w:rPr>
        <w:t>的题型</w:t>
      </w:r>
      <w:del w:id="147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分流工作假设：选择题</w:delText>
        </w:r>
      </w:del>
      <w:ins w:id="147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 xml:space="preserve">规则。Q1—Q5 </w:t>
        </w:r>
      </w:ins>
      <w:r>
        <w:rPr>
          <w:rFonts w:ascii="Times New Roman" w:hAnsi="Times New Roman" w:eastAsia="宋体"/>
          <w:i w:val="0"/>
          <w:sz w:val="21"/>
        </w:rPr>
        <w:t>可</w:t>
      </w:r>
      <w:del w:id="147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由混合模式</w:delText>
        </w:r>
      </w:del>
      <w:ins w:id="147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继续采用</w:t>
        </w:r>
      </w:ins>
      <w:r>
        <w:rPr>
          <w:rFonts w:ascii="Times New Roman" w:hAnsi="Times New Roman" w:eastAsia="宋体"/>
          <w:i w:val="0"/>
          <w:sz w:val="21"/>
        </w:rPr>
        <w:t>批量识别</w:t>
      </w:r>
      <w:del w:id="148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并</w:delText>
        </w:r>
      </w:del>
      <w:ins w:id="148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</w:t>
        </w:r>
      </w:ins>
      <w:r>
        <w:rPr>
          <w:rFonts w:ascii="Times New Roman" w:hAnsi="Times New Roman" w:eastAsia="宋体"/>
          <w:i w:val="0"/>
          <w:sz w:val="21"/>
        </w:rPr>
        <w:t>规则</w:t>
      </w:r>
      <w:del w:id="148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评分</w:delText>
        </w:r>
      </w:del>
      <w:ins w:id="148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比对，对多选、涂改等异常作答另行复核</w:t>
        </w:r>
      </w:ins>
      <w:r>
        <w:rPr>
          <w:rFonts w:ascii="Times New Roman" w:hAnsi="Times New Roman" w:eastAsia="宋体"/>
          <w:i w:val="0"/>
          <w:sz w:val="21"/>
        </w:rPr>
        <w:t>；</w:t>
      </w:r>
      <w:del w:id="148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复杂填空可优先采用整卷或局部初评，并加入</w:delText>
        </w:r>
      </w:del>
      <w:ins w:id="148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Q6—Q9 需要保留</w:t>
        </w:r>
      </w:ins>
      <w:r>
        <w:rPr>
          <w:rFonts w:ascii="Times New Roman" w:hAnsi="Times New Roman" w:eastAsia="宋体"/>
          <w:i w:val="0"/>
          <w:sz w:val="21"/>
        </w:rPr>
        <w:t>等价表达和作废答案</w:t>
      </w:r>
      <w:del w:id="148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校验；</w:delText>
        </w:r>
      </w:del>
      <w:ins w:id="148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检查，</w:t>
        </w:r>
      </w:ins>
      <w:r>
        <w:rPr>
          <w:rFonts w:ascii="Times New Roman" w:hAnsi="Times New Roman" w:eastAsia="宋体"/>
          <w:i w:val="0"/>
          <w:sz w:val="21"/>
        </w:rPr>
        <w:t>本</w:t>
      </w:r>
      <w:del w:id="148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 xml:space="preserve">次 </w:delText>
        </w:r>
      </w:del>
      <w:ins w:id="148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研究尚不足以确定固定采用整卷还是局部输入。</w:t>
        </w:r>
      </w:ins>
      <w:r>
        <w:rPr>
          <w:rFonts w:ascii="Times New Roman" w:hAnsi="Times New Roman" w:eastAsia="宋体"/>
          <w:i w:val="0"/>
          <w:sz w:val="21"/>
        </w:rPr>
        <w:t xml:space="preserve">Q11 </w:t>
      </w:r>
      <w:del w:id="149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的结果支持由同题局部</w:delText>
        </w:r>
      </w:del>
      <w:ins w:id="149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在本次混合</w:t>
        </w:r>
      </w:ins>
      <w:r>
        <w:rPr>
          <w:rFonts w:ascii="Times New Roman" w:hAnsi="Times New Roman" w:eastAsia="宋体"/>
          <w:i w:val="0"/>
          <w:sz w:val="21"/>
        </w:rPr>
        <w:t>模式</w:t>
      </w:r>
      <w:del w:id="149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 xml:space="preserve">初评后核验关键步骤；本次 </w:delText>
        </w:r>
      </w:del>
      <w:ins w:id="149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下误差较低，</w:t>
        </w:r>
      </w:ins>
      <w:r>
        <w:rPr>
          <w:rFonts w:ascii="Times New Roman" w:hAnsi="Times New Roman" w:eastAsia="宋体"/>
          <w:i w:val="0"/>
          <w:sz w:val="21"/>
        </w:rPr>
        <w:t xml:space="preserve">Q12 </w:t>
      </w:r>
      <w:del w:id="149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的结果支持以单生完</w:delText>
        </w:r>
      </w:del>
      <w:ins w:id="149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在</w:t>
        </w:r>
      </w:ins>
      <w:r>
        <w:rPr>
          <w:rFonts w:ascii="Times New Roman" w:hAnsi="Times New Roman" w:eastAsia="宋体"/>
          <w:i w:val="0"/>
          <w:sz w:val="21"/>
        </w:rPr>
        <w:t>整</w:t>
      </w:r>
      <w:del w:id="149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证据</w:delText>
        </w:r>
      </w:del>
      <w:ins w:id="149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卷模式下误差较低，这两种呈现</w:t>
        </w:r>
      </w:ins>
      <w:r>
        <w:rPr>
          <w:rFonts w:ascii="Times New Roman" w:hAnsi="Times New Roman" w:eastAsia="宋体"/>
          <w:i w:val="0"/>
          <w:sz w:val="21"/>
        </w:rPr>
        <w:t>方式</w:t>
      </w:r>
      <w:del w:id="149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呈现证明链；</w:delText>
        </w:r>
      </w:del>
      <w:ins w:id="149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可以在后续试卷中继续对照。</w:t>
        </w:r>
      </w:ins>
      <w:r>
        <w:rPr>
          <w:rFonts w:ascii="Times New Roman" w:hAnsi="Times New Roman" w:eastAsia="宋体"/>
          <w:i w:val="0"/>
          <w:sz w:val="21"/>
        </w:rPr>
        <w:t xml:space="preserve">Q10 </w:t>
      </w:r>
      <w:del w:id="150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作图题</w:delText>
        </w:r>
      </w:del>
      <w:r>
        <w:rPr>
          <w:rFonts w:ascii="Times New Roman" w:hAnsi="Times New Roman" w:eastAsia="宋体"/>
          <w:i w:val="0"/>
          <w:sz w:val="21"/>
        </w:rPr>
        <w:t>应</w:t>
      </w:r>
      <w:del w:id="150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默认</w:delText>
        </w:r>
      </w:del>
      <w:r>
        <w:rPr>
          <w:rFonts w:ascii="Times New Roman" w:hAnsi="Times New Roman" w:eastAsia="宋体"/>
          <w:i w:val="0"/>
          <w:sz w:val="21"/>
        </w:rPr>
        <w:t>由教师</w:t>
      </w:r>
      <w:ins w:id="150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逐项核对并决定</w:t>
        </w:r>
      </w:ins>
      <w:r>
        <w:rPr>
          <w:rFonts w:ascii="Times New Roman" w:hAnsi="Times New Roman" w:eastAsia="宋体"/>
          <w:i w:val="0"/>
          <w:sz w:val="21"/>
        </w:rPr>
        <w:t>最终</w:t>
      </w:r>
      <w:del w:id="150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裁决</w:delText>
        </w:r>
      </w:del>
      <w:ins w:id="150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得分</w:t>
        </w:r>
      </w:ins>
      <w:r>
        <w:rPr>
          <w:rFonts w:ascii="Times New Roman" w:hAnsi="Times New Roman" w:eastAsia="宋体"/>
          <w:i w:val="0"/>
          <w:sz w:val="21"/>
        </w:rPr>
        <w:t xml:space="preserve">，AI </w:t>
      </w:r>
      <w:del w:id="150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仅承担</w:delText>
        </w:r>
      </w:del>
      <w:ins w:id="150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只协助整理</w:t>
        </w:r>
      </w:ins>
      <w:r>
        <w:rPr>
          <w:rFonts w:ascii="Times New Roman" w:hAnsi="Times New Roman" w:eastAsia="宋体"/>
          <w:i w:val="0"/>
          <w:sz w:val="21"/>
        </w:rPr>
        <w:t>图像</w:t>
      </w:r>
      <w:del w:id="150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整理</w:delText>
        </w:r>
      </w:del>
      <w:r>
        <w:rPr>
          <w:rFonts w:ascii="Times New Roman" w:hAnsi="Times New Roman" w:eastAsia="宋体"/>
          <w:i w:val="0"/>
          <w:sz w:val="21"/>
        </w:rPr>
        <w:t>和</w:t>
      </w:r>
      <w:del w:id="150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异常</w:delText>
        </w:r>
      </w:del>
      <w:r>
        <w:rPr>
          <w:rFonts w:ascii="Times New Roman" w:hAnsi="Times New Roman" w:eastAsia="宋体"/>
          <w:i w:val="0"/>
          <w:sz w:val="21"/>
        </w:rPr>
        <w:t>提示</w:t>
      </w:r>
      <w:ins w:id="150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疑似痕迹</w:t>
        </w:r>
      </w:ins>
      <w:r>
        <w:rPr>
          <w:rFonts w:ascii="Times New Roman" w:hAnsi="Times New Roman" w:eastAsia="宋体"/>
          <w:i w:val="0"/>
          <w:sz w:val="21"/>
        </w:rPr>
        <w:t>。</w:t>
      </w:r>
      <w:del w:id="151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所有 AI 路径还应叠加</w:delText>
        </w:r>
      </w:del>
      <w:r>
        <w:rPr>
          <w:rFonts w:ascii="Times New Roman" w:hAnsi="Times New Roman" w:eastAsia="宋体"/>
          <w:i w:val="0"/>
          <w:sz w:val="21"/>
        </w:rPr>
        <w:t>系统“需要复核”、</w:t>
      </w:r>
      <w:ins w:id="151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模型报告的</w:t>
        </w:r>
      </w:ins>
      <w:r>
        <w:rPr>
          <w:rFonts w:ascii="Times New Roman" w:hAnsi="Times New Roman" w:eastAsia="宋体"/>
          <w:i w:val="0"/>
          <w:sz w:val="21"/>
        </w:rPr>
        <w:t>低置信度、多候选答案</w:t>
      </w:r>
      <w:del w:id="151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、</w:delText>
        </w:r>
      </w:del>
      <w:ins w:id="151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以及</w:t>
        </w:r>
      </w:ins>
      <w:r>
        <w:rPr>
          <w:rFonts w:ascii="Times New Roman" w:hAnsi="Times New Roman" w:eastAsia="宋体"/>
          <w:i w:val="0"/>
          <w:sz w:val="21"/>
        </w:rPr>
        <w:t>异常零分或满分</w:t>
      </w:r>
      <w:del w:id="151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及</w:delText>
        </w:r>
      </w:del>
      <w:ins w:id="151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，可作为追加复核的原因；</w:t>
        </w:r>
      </w:ins>
      <w:r>
        <w:rPr>
          <w:rFonts w:ascii="Times New Roman" w:hAnsi="Times New Roman" w:eastAsia="宋体"/>
          <w:i w:val="0"/>
          <w:sz w:val="21"/>
        </w:rPr>
        <w:t>跨模式分歧</w:t>
      </w:r>
      <w:del w:id="151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等记录级预警</w:delText>
        </w:r>
      </w:del>
      <w:ins w:id="151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只有在同时运行两种方式时才可使用，不能作为日常流程的必要条件</w:t>
        </w:r>
      </w:ins>
      <w:r>
        <w:rPr>
          <w:rFonts w:ascii="Times New Roman" w:hAnsi="Times New Roman" w:eastAsia="宋体"/>
          <w:i w:val="0"/>
          <w:sz w:val="21"/>
        </w:rPr>
        <w:t>。</w:t>
      </w:r>
    </w:p>
    <w:p w14:paraId="40978463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本研究的</w:t>
      </w:r>
      <w:ins w:id="151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直接证据限于本次测试：总分结果掩盖了明显的题型差异，Q10 对整卷总分偏差影响较大，系统复</w:t>
        </w:r>
      </w:ins>
      <w:r>
        <w:rPr>
          <w:rFonts w:ascii="Times New Roman" w:hAnsi="Times New Roman" w:eastAsia="宋体"/>
          <w:i w:val="0"/>
          <w:sz w:val="21"/>
        </w:rPr>
        <w:t>核</w:t>
      </w:r>
      <w:del w:id="151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心贡献不在于证明</w:delText>
        </w:r>
      </w:del>
      <w:ins w:id="152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标记又没有覆盖混合模式下误差较高的</w:t>
        </w:r>
      </w:ins>
      <w:r>
        <w:rPr>
          <w:rFonts w:ascii="Times New Roman" w:hAnsi="Times New Roman" w:eastAsia="宋体"/>
          <w:i w:val="0"/>
          <w:sz w:val="21"/>
        </w:rPr>
        <w:t xml:space="preserve"> </w:t>
      </w:r>
      <w:del w:id="152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AI</w:delText>
        </w:r>
      </w:del>
      <w:ins w:id="152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Q10</w:t>
        </w:r>
      </w:ins>
      <w:r>
        <w:rPr>
          <w:rFonts w:ascii="Times New Roman" w:hAnsi="Times New Roman" w:eastAsia="宋体"/>
          <w:i w:val="0"/>
          <w:sz w:val="21"/>
        </w:rPr>
        <w:t xml:space="preserve"> </w:t>
      </w:r>
      <w:del w:id="152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可以替代</w:delText>
        </w:r>
      </w:del>
      <w:ins w:id="152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和 Q12。由此提出的处理建议是，实际使用时保留题目层面的误差检查，并由</w:t>
        </w:r>
      </w:ins>
      <w:r>
        <w:rPr>
          <w:rFonts w:ascii="Times New Roman" w:hAnsi="Times New Roman" w:eastAsia="宋体"/>
          <w:i w:val="0"/>
          <w:sz w:val="21"/>
        </w:rPr>
        <w:t>教师</w:t>
      </w:r>
      <w:del w:id="152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，而在于揭示：AI 阅卷风险不是平均分布的技术误差，而是与数学</w:delText>
        </w:r>
      </w:del>
      <w:ins w:id="1526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复核</w:t>
        </w:r>
      </w:ins>
      <w:r>
        <w:rPr>
          <w:rFonts w:ascii="Times New Roman" w:hAnsi="Times New Roman" w:eastAsia="宋体"/>
          <w:i w:val="0"/>
          <w:sz w:val="21"/>
        </w:rPr>
        <w:t>作</w:t>
      </w:r>
      <w:del w:id="1527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答证据结构相联</w:delText>
        </w:r>
      </w:del>
      <w:ins w:id="1528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图关</w:t>
        </w:r>
      </w:ins>
      <w:r>
        <w:rPr>
          <w:rFonts w:ascii="Times New Roman" w:hAnsi="Times New Roman" w:eastAsia="宋体"/>
          <w:i w:val="0"/>
          <w:sz w:val="21"/>
        </w:rPr>
        <w:t>系</w:t>
      </w:r>
      <w:del w:id="1529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的评价风险。合理的人机协同应让 AI 承担低风险识别与证据整理，让教师集中处理空间约束</w:delText>
        </w:r>
      </w:del>
      <w:r>
        <w:rPr>
          <w:rFonts w:ascii="Times New Roman" w:hAnsi="Times New Roman" w:eastAsia="宋体"/>
          <w:i w:val="0"/>
          <w:sz w:val="21"/>
        </w:rPr>
        <w:t>、</w:t>
      </w:r>
      <w:del w:id="1530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符号</w:delText>
        </w:r>
      </w:del>
      <w:r>
        <w:rPr>
          <w:rFonts w:ascii="Times New Roman" w:hAnsi="Times New Roman" w:eastAsia="宋体"/>
          <w:i w:val="0"/>
          <w:sz w:val="21"/>
        </w:rPr>
        <w:t>等价</w:t>
      </w:r>
      <w:ins w:id="1531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表达</w:t>
        </w:r>
      </w:ins>
      <w:r>
        <w:rPr>
          <w:rFonts w:ascii="Times New Roman" w:hAnsi="Times New Roman" w:eastAsia="宋体"/>
          <w:i w:val="0"/>
          <w:sz w:val="21"/>
        </w:rPr>
        <w:t>、</w:t>
      </w:r>
      <w:ins w:id="1532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长步骤</w:t>
        </w:r>
      </w:ins>
      <w:r>
        <w:rPr>
          <w:rFonts w:ascii="Times New Roman" w:hAnsi="Times New Roman" w:eastAsia="宋体"/>
          <w:i w:val="0"/>
          <w:sz w:val="21"/>
        </w:rPr>
        <w:t>推理</w:t>
      </w:r>
      <w:del w:id="1533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链</w:delText>
        </w:r>
      </w:del>
      <w:r>
        <w:rPr>
          <w:rFonts w:ascii="Times New Roman" w:hAnsi="Times New Roman" w:eastAsia="宋体"/>
          <w:i w:val="0"/>
          <w:sz w:val="21"/>
        </w:rPr>
        <w:t>和争议分数</w:t>
      </w:r>
      <w:del w:id="1534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delText>等高责任判断</w:delText>
        </w:r>
      </w:del>
      <w:r>
        <w:rPr>
          <w:rFonts w:ascii="Times New Roman" w:hAnsi="Times New Roman" w:eastAsia="宋体"/>
          <w:i w:val="0"/>
          <w:sz w:val="21"/>
        </w:rPr>
        <w:t>。</w:t>
      </w:r>
      <w:ins w:id="1535" w:author="Codex逐句修订" w:date="2026-07-30T13:19:01+00:00">
        <w:r>
          <w:rPr>
            <w:rFonts w:ascii="Times New Roman" w:hAnsi="Times New Roman" w:eastAsia="宋体"/>
            <w:i w:val="0"/>
            <w:sz w:val="21"/>
          </w:rPr>
          <w:t>这些处理方式仍需在更多学校、试卷和独立评分条件下验证。</w:t>
        </w:r>
      </w:ins>
    </w:p>
    <w:p w14:paraId="6A021E17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8"/>
        </w:rPr>
        <w:t>参考文献</w:t>
      </w:r>
    </w:p>
    <w:p w14:paraId="3D7B251D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[1] 中华人民共和国教育部. 义务教育数学课程标准（2022年版）[S]. 北京: 北京师范大学出版社, 2022.</w:t>
      </w:r>
    </w:p>
    <w:p w14:paraId="542E5D53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[2] Black P, Wiliam D. Assessment and classroom learning[J]. Assessment in Education: Principles, Policy &amp; Practice, 1998, 5(1): 7-74. DOI:10.1080/0969595980050102.</w:t>
      </w:r>
    </w:p>
    <w:p w14:paraId="52016E36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[3] National Research Council. Knowing What Students Know: The Science and Design of Educational Assessment[M]. Washington, DC: National Academy Press, 2001. DOI:10.17226/10019.</w:t>
      </w:r>
    </w:p>
    <w:p w14:paraId="7928D9E0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[4] Mislevy R J, Steinberg L S, Almond R G. On the structure of educational assessments[J]. Measurement: Interdisciplinary Research and Perspectives, 2003, 1(1): 3-62. DOI:10.1207/S15366359MEA0101_02.</w:t>
      </w:r>
    </w:p>
    <w:p w14:paraId="6AEB17C9">
      <w:pPr>
        <w:spacing w:after="8" w:line="216" w:lineRule="auto"/>
        <w:ind w:left="320" w:hanging="320"/>
        <w:rPr>
          <w:rFonts w:hint="eastAsia" w:ascii="Times New Roman" w:hAnsi="Times New Roman" w:eastAsia="宋体"/>
          <w:b w:val="0"/>
          <w:sz w:val="17"/>
        </w:rPr>
      </w:pPr>
      <w:r>
        <w:rPr>
          <w:rFonts w:ascii="Times New Roman" w:hAnsi="Times New Roman" w:eastAsia="宋体"/>
          <w:b w:val="0"/>
          <w:sz w:val="17"/>
        </w:rPr>
        <w:t xml:space="preserve">[5] </w:t>
      </w:r>
      <w:r>
        <w:rPr>
          <w:rFonts w:hint="eastAsia" w:ascii="Times New Roman" w:hAnsi="Times New Roman" w:eastAsia="宋体"/>
          <w:b w:val="0"/>
          <w:sz w:val="17"/>
        </w:rPr>
        <w:t>Messick S, Linn R L. Educational measurement[J]. Validity, 1989: 13-103.</w:t>
      </w:r>
    </w:p>
    <w:p w14:paraId="47C136D0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[6] Kane M T. Validating the interpretations and uses of test scores[J]. Journal of Educational Measurement, 2013, 50(1): 1-73.</w:t>
      </w:r>
    </w:p>
    <w:p w14:paraId="00219507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[7] American Educational Research Association, American Psychological Association, National Council on Measurement in Education. Standards for Educational and Psychological Testing[M]. Washington, DC: AERA, 2014.</w:t>
      </w:r>
    </w:p>
    <w:p w14:paraId="7A7861F9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 xml:space="preserve">[8] </w:t>
      </w:r>
      <w:r>
        <w:rPr>
          <w:rFonts w:hint="eastAsia" w:ascii="Times New Roman" w:hAnsi="Times New Roman" w:eastAsia="宋体"/>
          <w:b w:val="0"/>
          <w:sz w:val="17"/>
        </w:rPr>
        <w:t>Williamson D M, Xi X, Breyer F J. A framework for evaluation and use of automated scoring[J]. Educational measurement: issues and practice, 2012, 31(1): 2-13.</w:t>
      </w:r>
    </w:p>
    <w:p w14:paraId="06E948AC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[9] Brookhart S M. How to Create and Use Rubrics for Formative Assessment and Grading[M]. Alexandria, VA: ASCD, 2013.</w:t>
      </w:r>
    </w:p>
    <w:p w14:paraId="30AAA79D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 xml:space="preserve">[10] </w:t>
      </w:r>
      <w:r>
        <w:rPr>
          <w:rFonts w:hint="eastAsia" w:ascii="Times New Roman" w:hAnsi="Times New Roman" w:eastAsia="宋体"/>
          <w:b w:val="0"/>
          <w:sz w:val="17"/>
        </w:rPr>
        <w:t>Morris W, Holmes L, Choi J S, et al. Automated scoring of constructed response items in math assessment using large language models[J]. International journal of artificial intelligence in education, 2025, 35(2): 559-586.</w:t>
      </w:r>
    </w:p>
    <w:p w14:paraId="1AD638F9">
      <w:pPr>
        <w:spacing w:after="8" w:line="216" w:lineRule="auto"/>
        <w:ind w:left="320" w:hanging="320"/>
        <w:rPr>
          <w:rFonts w:hint="eastAsia" w:ascii="Times New Roman" w:hAnsi="Times New Roman" w:eastAsia="宋体"/>
          <w:b w:val="0"/>
          <w:sz w:val="17"/>
        </w:rPr>
      </w:pPr>
      <w:r>
        <w:rPr>
          <w:rFonts w:ascii="Times New Roman" w:hAnsi="Times New Roman" w:eastAsia="宋体"/>
          <w:b w:val="0"/>
          <w:sz w:val="17"/>
        </w:rPr>
        <w:t xml:space="preserve">[11] </w:t>
      </w:r>
      <w:r>
        <w:rPr>
          <w:rFonts w:hint="eastAsia" w:ascii="Times New Roman" w:hAnsi="Times New Roman" w:eastAsia="宋体"/>
          <w:b w:val="0"/>
          <w:sz w:val="17"/>
        </w:rPr>
        <w:t>Lee G G, Latif E, Wu X, et al. Applying large language models and chain-of-thought for automatic scoring[J]. Computers and Education: Artificial Intelligence, 2024, 6: 100213.</w:t>
      </w:r>
    </w:p>
    <w:p w14:paraId="21D0DB2E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[12] Wu X, Saraf P P, Lee G G, Latif E, Liu N, Zhai X. Unveiling scoring processes: Dissecting the differences between LLMs and human graders in automatic scoring[J]. Technology, Knowledge and Learning, 2025. DOI:10.1007/s10758-025-09836-8.</w:t>
      </w:r>
    </w:p>
    <w:p w14:paraId="49CAD7E5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 xml:space="preserve">[13] </w:t>
      </w:r>
      <w:r>
        <w:rPr>
          <w:rFonts w:hint="eastAsia" w:ascii="Times New Roman" w:hAnsi="Times New Roman" w:eastAsia="宋体"/>
          <w:b w:val="0"/>
          <w:sz w:val="17"/>
        </w:rPr>
        <w:t>Baral S, Worden E, Lim W C, et al. Automated feedback in math education: A comparative analysis of LLMs for open-ended responses[EB/OL]. arXiv:2411.08910, 2024.</w:t>
      </w:r>
    </w:p>
    <w:p w14:paraId="4E667D41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[14] Nath O, Bathina H, Khan M S U R, Khapra M M. Can vision-language models evaluate handwritten math?[C]//Proceedings of the 63rd Annual Meeting of the Association for Computational Linguistics. Vienna: ACL, 2025: 14784-14814. DOI:10.18653/v1/2025.acl-long.720.</w:t>
      </w:r>
    </w:p>
    <w:p w14:paraId="300244FA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[15] Baral S, Lucy L, Knight R, et al. DrawEduMath: Evaluating vision language models with expert-annotated students’ hand-drawn math images[C]//Proceedings of NAACL-HLT 2025. Albuquerque: ACL, 2025: 6902-6920. DOI:10.18653/v1/2025.naacl-long.352.</w:t>
      </w:r>
    </w:p>
    <w:p w14:paraId="1BD262B9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[16] Khrulev R. CHECK-MAT: Probing the mathematical reasoning and rubric-alignment of vision-language models on handwritten solutions[C]//Proceedings of MathNLP 2025. Suzhou: ACL, 2025: 77-94. DOI:10.18653/v1/2025.mathnlp-main.6.</w:t>
      </w:r>
    </w:p>
    <w:p w14:paraId="6BCEC776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[17] Nguyen T P, Nguyen D M, Jeon H, et al. VEHME: A vision-language model for evaluating handwritten mathematics expressions[C]//Proceedings of EMNLP 2025. Suzhou: ACL, 2025: 31793-31813.</w:t>
      </w:r>
    </w:p>
    <w:p w14:paraId="35D97517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[18] Parsaeifard B, Hlosta M, Bergamin P. Automated grading of students’ handwritten graphs: A comparison of meta-learning and vision-large language models[EB/OL]. arXiv:2507.03056, 2025.</w:t>
      </w:r>
    </w:p>
    <w:p w14:paraId="08D350A5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 xml:space="preserve">[19] </w:t>
      </w:r>
      <w:r>
        <w:rPr>
          <w:rFonts w:hint="eastAsia" w:ascii="Times New Roman" w:hAnsi="Times New Roman" w:eastAsia="宋体"/>
          <w:b w:val="0"/>
          <w:sz w:val="17"/>
        </w:rPr>
        <w:t>Cohn C, Mohammed N, Biswas G. CoTAL: Human-in-the-Loop Prompt Engineering for Generalizable Formative Assessment Scoring[J]. arXiv preprint arXiv:2504.02323, 2025.</w:t>
      </w:r>
    </w:p>
    <w:p w14:paraId="47FDF89D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 xml:space="preserve">[20] </w:t>
      </w:r>
      <w:r>
        <w:rPr>
          <w:rFonts w:hint="eastAsia" w:ascii="Times New Roman" w:hAnsi="Times New Roman" w:eastAsia="宋体"/>
          <w:b w:val="0"/>
          <w:sz w:val="17"/>
        </w:rPr>
        <w:t>Vanhoyweghen A, Holst V, Mobini M, et al. Human-in-the-Loop LLM Grading for Handwritten Mathematics Assessments[J]. arXiv preprint arXiv:2603.13083, 2026.</w:t>
      </w:r>
    </w:p>
    <w:p w14:paraId="74AA8D96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 xml:space="preserve">[21] </w:t>
      </w:r>
      <w:r>
        <w:rPr>
          <w:rFonts w:hint="eastAsia" w:ascii="Times New Roman" w:hAnsi="Times New Roman" w:eastAsia="宋体"/>
          <w:b w:val="0"/>
          <w:sz w:val="17"/>
        </w:rPr>
        <w:t>Perš J, Muhovič J, Košir A, et al. Grading Handwritten Engineering Exams with Multimodal Large Language Models[J]. arXiv preprint arXiv:2601.00730, 2026.</w:t>
      </w:r>
    </w:p>
    <w:p w14:paraId="7110F8D1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 xml:space="preserve">[22] </w:t>
      </w:r>
      <w:r>
        <w:rPr>
          <w:rFonts w:hint="eastAsia" w:ascii="Times New Roman" w:hAnsi="Times New Roman" w:eastAsia="宋体"/>
          <w:b w:val="0"/>
          <w:sz w:val="17"/>
        </w:rPr>
        <w:t>Le Ying T, Hu S, Yeo D J, et al. A comprehensive review on automated grading systems in STEM using AI techniques[J]. Mathematics, 2025, 13(17): 2828.</w:t>
      </w:r>
    </w:p>
    <w:p w14:paraId="7C2F91E0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[23] 汪张龙, 徐俊, 李晓臻, 等. 纸笔考试智能网上评卷系统的设计和应用——智能教育应用之</w:t>
      </w:r>
      <w:r>
        <w:rPr>
          <w:rFonts w:hint="eastAsia"/>
          <w:b w:val="0"/>
          <w:sz w:val="17"/>
          <w:lang w:eastAsia="zh-CN"/>
        </w:rPr>
        <w:t>“</w:t>
      </w:r>
      <w:r>
        <w:rPr>
          <w:rFonts w:ascii="Times New Roman" w:hAnsi="Times New Roman" w:eastAsia="宋体"/>
          <w:b w:val="0"/>
          <w:sz w:val="17"/>
        </w:rPr>
        <w:t>考试评价</w:t>
      </w:r>
      <w:r>
        <w:rPr>
          <w:rFonts w:hint="eastAsia"/>
          <w:b w:val="0"/>
          <w:sz w:val="17"/>
          <w:lang w:eastAsia="zh-CN"/>
        </w:rPr>
        <w:t>”</w:t>
      </w:r>
      <w:r>
        <w:rPr>
          <w:rFonts w:ascii="Times New Roman" w:hAnsi="Times New Roman" w:eastAsia="宋体"/>
          <w:b w:val="0"/>
          <w:sz w:val="17"/>
        </w:rPr>
        <w:t>篇[J]. 现代教育技术, 2018, 28(3): 5-11.</w:t>
      </w:r>
    </w:p>
    <w:p w14:paraId="6EDDB435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[24] 何屹松, 孙媛媛, 江光贤, 等. 人工智能评分参与高考网评一评的应用实践[J]. 中国考试, 2021(9): 40-46.</w:t>
      </w:r>
    </w:p>
    <w:p w14:paraId="50A4761B">
      <w:pPr>
        <w:spacing w:after="8" w:line="216" w:lineRule="auto"/>
        <w:ind w:left="320" w:hanging="320"/>
        <w:rPr>
          <w:rFonts w:hint="eastAsia" w:ascii="Times New Roman" w:hAnsi="Times New Roman" w:eastAsia="宋体"/>
          <w:b w:val="0"/>
          <w:sz w:val="17"/>
        </w:rPr>
      </w:pPr>
      <w:r>
        <w:rPr>
          <w:rFonts w:ascii="Times New Roman" w:hAnsi="Times New Roman" w:eastAsia="宋体"/>
          <w:b w:val="0"/>
          <w:sz w:val="17"/>
        </w:rPr>
        <w:t xml:space="preserve">[25] </w:t>
      </w:r>
      <w:r>
        <w:rPr>
          <w:rFonts w:hint="eastAsia" w:ascii="Times New Roman" w:hAnsi="Times New Roman" w:eastAsia="宋体"/>
          <w:b w:val="0"/>
          <w:sz w:val="17"/>
        </w:rPr>
        <w:t>王冠,魏兰.人工智能大模型技术在教育考试全题型阅卷中的应用[J].教育测量与评价, 2024(3):3-18.</w:t>
      </w:r>
    </w:p>
    <w:p w14:paraId="7A962196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[26] 孙利君. 人工智能辅助评卷的模式研究[J]. 浙江考试, 2025, No.443(2): 3-6.</w:t>
      </w:r>
    </w:p>
    <w:p w14:paraId="1F35AEF2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[27] 苏洪雨, 叶珊, 许世红, 等. 基于人工智能赋能教学评价的数学交流环境研究[J]. 数学教育学报, 2025, 34(3): 1-8.</w:t>
      </w:r>
    </w:p>
    <w:p w14:paraId="57901BD0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[28] 邵铭宇, 魏亮, 李均强, 等. 生成式人工智能与动态可视化软件整合：原理、应用与展望[J]. 数学教育学报, 2025, 34(4): 27-35.</w:t>
      </w:r>
    </w:p>
    <w:p w14:paraId="47C2A692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[29] 于涵. 打造智慧考试 服务智慧教育[J]. 中国考试, 2023(5): 1-10.</w:t>
      </w:r>
    </w:p>
    <w:p w14:paraId="454895F2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[30] 沈苑, 胡梦圆, 范逸洲, 汪琼. 可信赖人工智能教育应用的建设路径与现实启示——以英国典型举措为例[J]. 现代远程教育研究, 2023, 35(4): 65-74.</w:t>
      </w:r>
    </w:p>
    <w:sectPr>
      <w:footerReference r:id="rId5" w:type="default"/>
      <w:pgSz w:w="11906" w:h="16838"/>
      <w:pgMar w:top="1304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48DE19">
    <w:pPr>
      <w:pStyle w:val="24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7"/>
      <w:numFmt w:val="decimal"/>
      <w:suff w:val="nothing"/>
      <w:lvlText w:val="%1."/>
      <w:lvlJc w:val="left"/>
      <w:pPr>
        <w:tabs>
          <w:tab w:val="left" w:pos="0"/>
        </w:tabs>
        <w:ind w:left="0" w:firstLine="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taiwaneseCountingThousand"/>
      <w:suff w:val="nothing"/>
      <w:lvlText w:val="（%1）"/>
      <w:lvlJc w:val="left"/>
      <w:pPr>
        <w:tabs>
          <w:tab w:val="left" w:pos="0"/>
        </w:tabs>
        <w:ind w:left="0" w:firstLine="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trackRevisions/>
  <w:zoom w:percent="11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6D2D05"/>
    <w:rsid w:val="0C6C62F9"/>
    <w:rsid w:val="0ED463D8"/>
    <w:rsid w:val="107B4D5D"/>
    <w:rsid w:val="11867E5D"/>
    <w:rsid w:val="12766290"/>
    <w:rsid w:val="15B8610B"/>
    <w:rsid w:val="17C85625"/>
    <w:rsid w:val="183E4041"/>
    <w:rsid w:val="1FCD6C57"/>
    <w:rsid w:val="205D447F"/>
    <w:rsid w:val="20B214F5"/>
    <w:rsid w:val="20C672AE"/>
    <w:rsid w:val="2A8645D2"/>
    <w:rsid w:val="2F391C13"/>
    <w:rsid w:val="30797D93"/>
    <w:rsid w:val="364D3777"/>
    <w:rsid w:val="3A915A51"/>
    <w:rsid w:val="3D9F7A2D"/>
    <w:rsid w:val="401C3B0E"/>
    <w:rsid w:val="418F4EA7"/>
    <w:rsid w:val="49171E4F"/>
    <w:rsid w:val="49396F88"/>
    <w:rsid w:val="499637FE"/>
    <w:rsid w:val="4B736055"/>
    <w:rsid w:val="4FD01CC8"/>
    <w:rsid w:val="5103346E"/>
    <w:rsid w:val="53690469"/>
    <w:rsid w:val="55004FA0"/>
    <w:rsid w:val="58AA1ED2"/>
    <w:rsid w:val="5C367357"/>
    <w:rsid w:val="5C8C51C9"/>
    <w:rsid w:val="5E7F7ED1"/>
    <w:rsid w:val="5EAC3900"/>
    <w:rsid w:val="5F824661"/>
    <w:rsid w:val="6110204A"/>
    <w:rsid w:val="61C176C2"/>
    <w:rsid w:val="61E92171"/>
    <w:rsid w:val="621F50F4"/>
    <w:rsid w:val="662C39C8"/>
    <w:rsid w:val="699D04DE"/>
    <w:rsid w:val="6B566CB2"/>
    <w:rsid w:val="6B7D526B"/>
    <w:rsid w:val="6F6F74A7"/>
    <w:rsid w:val="72475FCF"/>
    <w:rsid w:val="73316424"/>
    <w:rsid w:val="73DB3FB6"/>
    <w:rsid w:val="74940C67"/>
    <w:rsid w:val="74EB5F6E"/>
    <w:rsid w:val="74FB2A94"/>
    <w:rsid w:val="792D4DB3"/>
    <w:rsid w:val="7ACF1E92"/>
    <w:rsid w:val="7AE5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9616</Words>
  <Characters>16725</Characters>
  <Lines>0</Lines>
  <Paragraphs>0</Paragraphs>
  <TotalTime>2</TotalTime>
  <ScaleCrop>false</ScaleCrop>
  <LinksUpToDate>false</LinksUpToDate>
  <CharactersWithSpaces>18065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匿名</dc:creator>
  <dc:description>generated by python-docx</dc:description>
  <cp:keywords>人工智能; 初中数学; 智能阅卷; 题型适配; 人机协同</cp:keywords>
  <cp:lastModifiedBy>Déraciné</cp:lastModifiedBy>
  <dcterms:modified xsi:type="dcterms:W3CDTF">2026-06-18T16:41:09Z</dcterms:modified>
  <dc:subject>探索性案例研究</dc:subject>
  <dc:title>初中数学纸笔测验中 AI 阅卷的题型适配与教师复核机制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eyJoZGlkIjoiYmM2ZDkxMWM4YmQ4YTQ0NWM3YTZhZTMzMGIxMTY1ZGEiLCJ1c2VySWQiOiIxMDQxMDQxMjg3In0=</vt:lpwstr>
  </property>
  <property fmtid="{D5CDD505-2E9C-101B-9397-08002B2CF9AE}" pid="3" name="KSOProductBuildVer">
    <vt:lpwstr>2052-12.1.0.26895</vt:lpwstr>
  </property>
  <property fmtid="{D5CDD505-2E9C-101B-9397-08002B2CF9AE}" pid="4" name="ICV">
    <vt:lpwstr>C82B6005AD5A400485EB2405391BDE4C_12</vt:lpwstr>
  </property>
</Properties>
</file>